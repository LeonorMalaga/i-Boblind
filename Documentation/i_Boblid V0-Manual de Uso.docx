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A2F" w:rsidRDefault="00972A2F" w:rsidP="00BF2D7B">
      <w:pPr>
        <w:pStyle w:val="Ttulo1"/>
      </w:pPr>
      <w:bookmarkStart w:id="0" w:name="_Toc430338402"/>
      <w:bookmarkStart w:id="1" w:name="_Toc415539267"/>
    </w:p>
    <w:p w:rsidR="00207B14" w:rsidRPr="00BD2767" w:rsidRDefault="00207B14" w:rsidP="00207B14">
      <w:pPr>
        <w:keepNext/>
        <w:keepLines/>
        <w:numPr>
          <w:ilvl w:val="0"/>
          <w:numId w:val="16"/>
        </w:numPr>
        <w:spacing w:before="480" w:after="160" w:line="259" w:lineRule="auto"/>
        <w:ind w:left="0" w:firstLine="0"/>
        <w:outlineLvl w:val="0"/>
        <w:rPr>
          <w:rFonts w:ascii="Calibri Light" w:eastAsia="Times New Roman" w:hAnsi="Calibri Light"/>
          <w:b/>
          <w:bCs/>
          <w:color w:val="2E74B5"/>
          <w:sz w:val="28"/>
          <w:szCs w:val="28"/>
          <w:lang w:eastAsia="es-ES"/>
        </w:rPr>
      </w:pPr>
      <w:bookmarkStart w:id="2" w:name="_Toc429745663"/>
      <w:bookmarkEnd w:id="0"/>
      <w:bookmarkEnd w:id="1"/>
      <w:r w:rsidRPr="00BD2767">
        <w:rPr>
          <w:rFonts w:ascii="Calibri Light" w:eastAsia="Times New Roman" w:hAnsi="Calibri Light"/>
          <w:b/>
          <w:bCs/>
          <w:color w:val="2E74B5"/>
          <w:sz w:val="28"/>
          <w:szCs w:val="28"/>
          <w:lang w:eastAsia="es-ES"/>
        </w:rPr>
        <w:t>INDICE</w:t>
      </w:r>
      <w:bookmarkEnd w:id="2"/>
    </w:p>
    <w:p w:rsidR="00207B14" w:rsidRPr="00BD2767" w:rsidRDefault="00207B14" w:rsidP="00207B14">
      <w:pPr>
        <w:tabs>
          <w:tab w:val="right" w:leader="dot" w:pos="8494"/>
        </w:tabs>
        <w:spacing w:after="100" w:line="259" w:lineRule="auto"/>
        <w:rPr>
          <w:rFonts w:ascii="Calibri" w:eastAsia="Times New Roman" w:hAnsi="Calibri"/>
          <w:noProof/>
          <w:sz w:val="22"/>
          <w:szCs w:val="22"/>
          <w:lang w:eastAsia="es-ES"/>
        </w:rPr>
      </w:pPr>
      <w:r w:rsidRPr="00BD2767">
        <w:rPr>
          <w:rFonts w:ascii="Calibri" w:eastAsia="Calibri" w:hAnsi="Calibri"/>
          <w:color w:val="5B9BD5"/>
          <w:sz w:val="28"/>
          <w:szCs w:val="28"/>
          <w:lang w:val="en-US" w:eastAsia="es-ES"/>
        </w:rPr>
        <w:fldChar w:fldCharType="begin"/>
      </w:r>
      <w:r w:rsidRPr="00BD2767">
        <w:rPr>
          <w:rFonts w:ascii="Calibri" w:eastAsia="Calibri" w:hAnsi="Calibri"/>
          <w:color w:val="5B9BD5"/>
          <w:sz w:val="28"/>
          <w:szCs w:val="28"/>
          <w:lang w:val="en-US" w:eastAsia="es-ES"/>
        </w:rPr>
        <w:instrText xml:space="preserve"> TOC \o "1-3" \h \z \u </w:instrText>
      </w:r>
      <w:r w:rsidRPr="00BD2767">
        <w:rPr>
          <w:rFonts w:ascii="Calibri" w:eastAsia="Calibri" w:hAnsi="Calibri"/>
          <w:color w:val="5B9BD5"/>
          <w:sz w:val="28"/>
          <w:szCs w:val="28"/>
          <w:lang w:val="en-US" w:eastAsia="es-ES"/>
        </w:rPr>
        <w:fldChar w:fldCharType="separate"/>
      </w:r>
      <w:hyperlink w:anchor="_Toc429745663" w:history="1">
        <w:r w:rsidRPr="00BD2767">
          <w:rPr>
            <w:rFonts w:ascii="Calibri" w:eastAsia="Calibri" w:hAnsi="Calibri"/>
            <w:noProof/>
            <w:color w:val="0563C1"/>
            <w:sz w:val="28"/>
            <w:szCs w:val="28"/>
            <w:u w:val="single"/>
            <w:lang w:val="en-US" w:eastAsia="es-ES"/>
          </w:rPr>
          <w:t>INDICE</w:t>
        </w:r>
        <w:r w:rsidRPr="00BD2767">
          <w:rPr>
            <w:rFonts w:ascii="Calibri" w:eastAsia="Calibri" w:hAnsi="Calibri"/>
            <w:noProof/>
            <w:webHidden/>
            <w:color w:val="5B9BD5"/>
            <w:sz w:val="28"/>
            <w:szCs w:val="28"/>
            <w:lang w:val="en-US" w:eastAsia="es-ES"/>
          </w:rPr>
          <w:tab/>
        </w:r>
        <w:r w:rsidRPr="00BD2767">
          <w:rPr>
            <w:rFonts w:ascii="Calibri" w:eastAsia="Calibri" w:hAnsi="Calibri"/>
            <w:noProof/>
            <w:webHidden/>
            <w:color w:val="5B9BD5"/>
            <w:sz w:val="28"/>
            <w:szCs w:val="28"/>
            <w:lang w:val="en-US" w:eastAsia="es-ES"/>
          </w:rPr>
          <w:fldChar w:fldCharType="begin"/>
        </w:r>
        <w:r w:rsidRPr="00BD2767">
          <w:rPr>
            <w:rFonts w:ascii="Calibri" w:eastAsia="Calibri" w:hAnsi="Calibri"/>
            <w:noProof/>
            <w:webHidden/>
            <w:color w:val="5B9BD5"/>
            <w:sz w:val="28"/>
            <w:szCs w:val="28"/>
            <w:lang w:val="en-US" w:eastAsia="es-ES"/>
          </w:rPr>
          <w:instrText xml:space="preserve"> PAGEREF _Toc429745663 \h </w:instrText>
        </w:r>
        <w:r w:rsidRPr="00BD2767">
          <w:rPr>
            <w:rFonts w:ascii="Calibri" w:eastAsia="Calibri" w:hAnsi="Calibri"/>
            <w:noProof/>
            <w:webHidden/>
            <w:color w:val="5B9BD5"/>
            <w:sz w:val="28"/>
            <w:szCs w:val="28"/>
            <w:lang w:val="en-US" w:eastAsia="es-ES"/>
          </w:rPr>
        </w:r>
        <w:r w:rsidRPr="00BD2767">
          <w:rPr>
            <w:rFonts w:ascii="Calibri" w:eastAsia="Calibri" w:hAnsi="Calibri"/>
            <w:noProof/>
            <w:webHidden/>
            <w:color w:val="5B9BD5"/>
            <w:sz w:val="28"/>
            <w:szCs w:val="28"/>
            <w:lang w:val="en-US" w:eastAsia="es-ES"/>
          </w:rPr>
          <w:fldChar w:fldCharType="separate"/>
        </w:r>
        <w:r w:rsidRPr="00BD2767">
          <w:rPr>
            <w:rFonts w:ascii="Calibri" w:eastAsia="Calibri" w:hAnsi="Calibri"/>
            <w:noProof/>
            <w:webHidden/>
            <w:color w:val="5B9BD5"/>
            <w:sz w:val="28"/>
            <w:szCs w:val="28"/>
            <w:lang w:val="en-US" w:eastAsia="es-ES"/>
          </w:rPr>
          <w:t>1</w:t>
        </w:r>
        <w:r w:rsidRPr="00BD2767">
          <w:rPr>
            <w:rFonts w:ascii="Calibri" w:eastAsia="Calibri" w:hAnsi="Calibri"/>
            <w:noProof/>
            <w:webHidden/>
            <w:color w:val="5B9BD5"/>
            <w:sz w:val="28"/>
            <w:szCs w:val="28"/>
            <w:lang w:val="en-US" w:eastAsia="es-ES"/>
          </w:rPr>
          <w:fldChar w:fldCharType="end"/>
        </w:r>
      </w:hyperlink>
    </w:p>
    <w:p w:rsidR="00207B14" w:rsidRPr="00BD2767" w:rsidRDefault="00207B14" w:rsidP="00207B14">
      <w:pPr>
        <w:tabs>
          <w:tab w:val="right" w:leader="dot" w:pos="8494"/>
        </w:tabs>
        <w:spacing w:after="100" w:line="259" w:lineRule="auto"/>
        <w:rPr>
          <w:rFonts w:ascii="Calibri" w:eastAsia="Times New Roman" w:hAnsi="Calibri"/>
          <w:noProof/>
          <w:sz w:val="22"/>
          <w:szCs w:val="22"/>
          <w:lang w:eastAsia="es-ES"/>
        </w:rPr>
      </w:pPr>
      <w:hyperlink w:anchor="_Toc429745664" w:history="1">
        <w:r w:rsidRPr="00BD2767">
          <w:rPr>
            <w:rFonts w:ascii="Calibri" w:eastAsia="Calibri" w:hAnsi="Calibri"/>
            <w:noProof/>
            <w:color w:val="0563C1"/>
            <w:sz w:val="28"/>
            <w:szCs w:val="28"/>
            <w:u w:val="single"/>
            <w:lang w:val="en-US" w:eastAsia="es-ES"/>
          </w:rPr>
          <w:t>INTRODUCCIÓN</w:t>
        </w:r>
        <w:r w:rsidRPr="00BD2767">
          <w:rPr>
            <w:rFonts w:ascii="Calibri" w:eastAsia="Calibri" w:hAnsi="Calibri"/>
            <w:noProof/>
            <w:webHidden/>
            <w:color w:val="5B9BD5"/>
            <w:sz w:val="28"/>
            <w:szCs w:val="28"/>
            <w:lang w:val="en-US" w:eastAsia="es-ES"/>
          </w:rPr>
          <w:tab/>
        </w:r>
        <w:r w:rsidRPr="00BD2767">
          <w:rPr>
            <w:rFonts w:ascii="Calibri" w:eastAsia="Calibri" w:hAnsi="Calibri"/>
            <w:noProof/>
            <w:webHidden/>
            <w:color w:val="5B9BD5"/>
            <w:sz w:val="28"/>
            <w:szCs w:val="28"/>
            <w:lang w:val="en-US" w:eastAsia="es-ES"/>
          </w:rPr>
          <w:fldChar w:fldCharType="begin"/>
        </w:r>
        <w:r w:rsidRPr="00BD2767">
          <w:rPr>
            <w:rFonts w:ascii="Calibri" w:eastAsia="Calibri" w:hAnsi="Calibri"/>
            <w:noProof/>
            <w:webHidden/>
            <w:color w:val="5B9BD5"/>
            <w:sz w:val="28"/>
            <w:szCs w:val="28"/>
            <w:lang w:val="en-US" w:eastAsia="es-ES"/>
          </w:rPr>
          <w:instrText xml:space="preserve"> PAGEREF _Toc429745664 \h </w:instrText>
        </w:r>
        <w:r w:rsidRPr="00BD2767">
          <w:rPr>
            <w:rFonts w:ascii="Calibri" w:eastAsia="Calibri" w:hAnsi="Calibri"/>
            <w:noProof/>
            <w:webHidden/>
            <w:color w:val="5B9BD5"/>
            <w:sz w:val="28"/>
            <w:szCs w:val="28"/>
            <w:lang w:val="en-US" w:eastAsia="es-ES"/>
          </w:rPr>
        </w:r>
        <w:r w:rsidRPr="00BD2767">
          <w:rPr>
            <w:rFonts w:ascii="Calibri" w:eastAsia="Calibri" w:hAnsi="Calibri"/>
            <w:noProof/>
            <w:webHidden/>
            <w:color w:val="5B9BD5"/>
            <w:sz w:val="28"/>
            <w:szCs w:val="28"/>
            <w:lang w:val="en-US" w:eastAsia="es-ES"/>
          </w:rPr>
          <w:fldChar w:fldCharType="separate"/>
        </w:r>
        <w:r w:rsidRPr="00BD2767">
          <w:rPr>
            <w:rFonts w:ascii="Calibri" w:eastAsia="Calibri" w:hAnsi="Calibri"/>
            <w:noProof/>
            <w:webHidden/>
            <w:color w:val="5B9BD5"/>
            <w:sz w:val="28"/>
            <w:szCs w:val="28"/>
            <w:lang w:val="en-US" w:eastAsia="es-ES"/>
          </w:rPr>
          <w:t>1</w:t>
        </w:r>
        <w:r w:rsidRPr="00BD2767">
          <w:rPr>
            <w:rFonts w:ascii="Calibri" w:eastAsia="Calibri" w:hAnsi="Calibri"/>
            <w:noProof/>
            <w:webHidden/>
            <w:color w:val="5B9BD5"/>
            <w:sz w:val="28"/>
            <w:szCs w:val="28"/>
            <w:lang w:val="en-US" w:eastAsia="es-ES"/>
          </w:rPr>
          <w:fldChar w:fldCharType="end"/>
        </w:r>
      </w:hyperlink>
    </w:p>
    <w:p w:rsidR="00207B14" w:rsidRPr="00BD2767" w:rsidRDefault="00207B14" w:rsidP="00207B14">
      <w:pPr>
        <w:tabs>
          <w:tab w:val="right" w:leader="dot" w:pos="8494"/>
        </w:tabs>
        <w:spacing w:after="100" w:line="259" w:lineRule="auto"/>
        <w:rPr>
          <w:rFonts w:ascii="Calibri" w:eastAsia="Times New Roman" w:hAnsi="Calibri"/>
          <w:noProof/>
          <w:sz w:val="22"/>
          <w:szCs w:val="22"/>
          <w:lang w:eastAsia="es-ES"/>
        </w:rPr>
      </w:pPr>
      <w:hyperlink w:anchor="_Toc429745665" w:history="1">
        <w:r w:rsidRPr="00BD2767">
          <w:rPr>
            <w:rFonts w:ascii="Calibri" w:eastAsia="Calibri" w:hAnsi="Calibri"/>
            <w:noProof/>
            <w:color w:val="0563C1"/>
            <w:sz w:val="28"/>
            <w:szCs w:val="28"/>
            <w:u w:val="single"/>
            <w:lang w:val="en-US" w:eastAsia="es-ES"/>
          </w:rPr>
          <w:t>PASOS PARA LA INSTALACIÓN:</w:t>
        </w:r>
        <w:r w:rsidRPr="00BD2767">
          <w:rPr>
            <w:rFonts w:ascii="Calibri" w:eastAsia="Calibri" w:hAnsi="Calibri"/>
            <w:noProof/>
            <w:webHidden/>
            <w:color w:val="5B9BD5"/>
            <w:sz w:val="28"/>
            <w:szCs w:val="28"/>
            <w:lang w:val="en-US" w:eastAsia="es-ES"/>
          </w:rPr>
          <w:tab/>
        </w:r>
        <w:r w:rsidRPr="00BD2767">
          <w:rPr>
            <w:rFonts w:ascii="Calibri" w:eastAsia="Calibri" w:hAnsi="Calibri"/>
            <w:noProof/>
            <w:webHidden/>
            <w:color w:val="5B9BD5"/>
            <w:sz w:val="28"/>
            <w:szCs w:val="28"/>
            <w:lang w:val="en-US" w:eastAsia="es-ES"/>
          </w:rPr>
          <w:fldChar w:fldCharType="begin"/>
        </w:r>
        <w:r w:rsidRPr="00BD2767">
          <w:rPr>
            <w:rFonts w:ascii="Calibri" w:eastAsia="Calibri" w:hAnsi="Calibri"/>
            <w:noProof/>
            <w:webHidden/>
            <w:color w:val="5B9BD5"/>
            <w:sz w:val="28"/>
            <w:szCs w:val="28"/>
            <w:lang w:val="en-US" w:eastAsia="es-ES"/>
          </w:rPr>
          <w:instrText xml:space="preserve"> PAGEREF _Toc429745665 \h </w:instrText>
        </w:r>
        <w:r w:rsidRPr="00BD2767">
          <w:rPr>
            <w:rFonts w:ascii="Calibri" w:eastAsia="Calibri" w:hAnsi="Calibri"/>
            <w:noProof/>
            <w:webHidden/>
            <w:color w:val="5B9BD5"/>
            <w:sz w:val="28"/>
            <w:szCs w:val="28"/>
            <w:lang w:val="en-US" w:eastAsia="es-ES"/>
          </w:rPr>
        </w:r>
        <w:r w:rsidRPr="00BD2767">
          <w:rPr>
            <w:rFonts w:ascii="Calibri" w:eastAsia="Calibri" w:hAnsi="Calibri"/>
            <w:noProof/>
            <w:webHidden/>
            <w:color w:val="5B9BD5"/>
            <w:sz w:val="28"/>
            <w:szCs w:val="28"/>
            <w:lang w:val="en-US" w:eastAsia="es-ES"/>
          </w:rPr>
          <w:fldChar w:fldCharType="separate"/>
        </w:r>
        <w:r w:rsidRPr="00BD2767">
          <w:rPr>
            <w:rFonts w:ascii="Calibri" w:eastAsia="Calibri" w:hAnsi="Calibri"/>
            <w:noProof/>
            <w:webHidden/>
            <w:color w:val="5B9BD5"/>
            <w:sz w:val="28"/>
            <w:szCs w:val="28"/>
            <w:lang w:val="en-US" w:eastAsia="es-ES"/>
          </w:rPr>
          <w:t>2</w:t>
        </w:r>
        <w:r w:rsidRPr="00BD2767">
          <w:rPr>
            <w:rFonts w:ascii="Calibri" w:eastAsia="Calibri" w:hAnsi="Calibri"/>
            <w:noProof/>
            <w:webHidden/>
            <w:color w:val="5B9BD5"/>
            <w:sz w:val="28"/>
            <w:szCs w:val="28"/>
            <w:lang w:val="en-US" w:eastAsia="es-ES"/>
          </w:rPr>
          <w:fldChar w:fldCharType="end"/>
        </w:r>
      </w:hyperlink>
    </w:p>
    <w:p w:rsidR="00207B14" w:rsidRPr="00BD2767" w:rsidRDefault="00207B14" w:rsidP="00207B14">
      <w:pPr>
        <w:tabs>
          <w:tab w:val="right" w:leader="dot" w:pos="8494"/>
        </w:tabs>
        <w:spacing w:after="100" w:line="259" w:lineRule="auto"/>
        <w:rPr>
          <w:rFonts w:ascii="Calibri" w:eastAsia="Times New Roman" w:hAnsi="Calibri"/>
          <w:noProof/>
          <w:sz w:val="22"/>
          <w:szCs w:val="22"/>
          <w:lang w:eastAsia="es-ES"/>
        </w:rPr>
      </w:pPr>
      <w:hyperlink w:anchor="_Toc429745666" w:history="1">
        <w:r w:rsidRPr="00BD2767">
          <w:rPr>
            <w:rFonts w:ascii="Calibri Light" w:eastAsia="Times New Roman" w:hAnsi="Calibri Light"/>
            <w:b/>
            <w:bCs/>
            <w:noProof/>
            <w:color w:val="0563C1"/>
            <w:sz w:val="28"/>
            <w:szCs w:val="28"/>
            <w:u w:val="single"/>
            <w:lang w:val="en-US" w:eastAsia="es-ES"/>
          </w:rPr>
          <w:t>EJEMPLO DE USO:</w:t>
        </w:r>
        <w:r w:rsidRPr="00BD2767">
          <w:rPr>
            <w:rFonts w:ascii="Calibri" w:eastAsia="Calibri" w:hAnsi="Calibri"/>
            <w:noProof/>
            <w:webHidden/>
            <w:color w:val="5B9BD5"/>
            <w:sz w:val="28"/>
            <w:szCs w:val="28"/>
            <w:lang w:val="en-US" w:eastAsia="es-ES"/>
          </w:rPr>
          <w:tab/>
        </w:r>
        <w:r w:rsidRPr="00BD2767">
          <w:rPr>
            <w:rFonts w:ascii="Calibri" w:eastAsia="Calibri" w:hAnsi="Calibri"/>
            <w:noProof/>
            <w:webHidden/>
            <w:color w:val="5B9BD5"/>
            <w:sz w:val="28"/>
            <w:szCs w:val="28"/>
            <w:lang w:val="en-US" w:eastAsia="es-ES"/>
          </w:rPr>
          <w:fldChar w:fldCharType="begin"/>
        </w:r>
        <w:r w:rsidRPr="00BD2767">
          <w:rPr>
            <w:rFonts w:ascii="Calibri" w:eastAsia="Calibri" w:hAnsi="Calibri"/>
            <w:noProof/>
            <w:webHidden/>
            <w:color w:val="5B9BD5"/>
            <w:sz w:val="28"/>
            <w:szCs w:val="28"/>
            <w:lang w:val="en-US" w:eastAsia="es-ES"/>
          </w:rPr>
          <w:instrText xml:space="preserve"> PAGEREF _Toc429745666 \h </w:instrText>
        </w:r>
        <w:r w:rsidRPr="00BD2767">
          <w:rPr>
            <w:rFonts w:ascii="Calibri" w:eastAsia="Calibri" w:hAnsi="Calibri"/>
            <w:noProof/>
            <w:webHidden/>
            <w:color w:val="5B9BD5"/>
            <w:sz w:val="28"/>
            <w:szCs w:val="28"/>
            <w:lang w:val="en-US" w:eastAsia="es-ES"/>
          </w:rPr>
        </w:r>
        <w:r w:rsidRPr="00BD2767">
          <w:rPr>
            <w:rFonts w:ascii="Calibri" w:eastAsia="Calibri" w:hAnsi="Calibri"/>
            <w:noProof/>
            <w:webHidden/>
            <w:color w:val="5B9BD5"/>
            <w:sz w:val="28"/>
            <w:szCs w:val="28"/>
            <w:lang w:val="en-US" w:eastAsia="es-ES"/>
          </w:rPr>
          <w:fldChar w:fldCharType="separate"/>
        </w:r>
        <w:r w:rsidRPr="00BD2767">
          <w:rPr>
            <w:rFonts w:ascii="Calibri" w:eastAsia="Calibri" w:hAnsi="Calibri"/>
            <w:noProof/>
            <w:webHidden/>
            <w:color w:val="5B9BD5"/>
            <w:sz w:val="28"/>
            <w:szCs w:val="28"/>
            <w:lang w:val="en-US" w:eastAsia="es-ES"/>
          </w:rPr>
          <w:t>7</w:t>
        </w:r>
        <w:r w:rsidRPr="00BD2767">
          <w:rPr>
            <w:rFonts w:ascii="Calibri" w:eastAsia="Calibri" w:hAnsi="Calibri"/>
            <w:noProof/>
            <w:webHidden/>
            <w:color w:val="5B9BD5"/>
            <w:sz w:val="28"/>
            <w:szCs w:val="28"/>
            <w:lang w:val="en-US" w:eastAsia="es-ES"/>
          </w:rPr>
          <w:fldChar w:fldCharType="end"/>
        </w:r>
      </w:hyperlink>
    </w:p>
    <w:p w:rsidR="00207B14" w:rsidRPr="00BD2767" w:rsidRDefault="00207B14" w:rsidP="00207B14">
      <w:pPr>
        <w:tabs>
          <w:tab w:val="right" w:leader="dot" w:pos="8494"/>
        </w:tabs>
        <w:spacing w:after="100" w:line="259" w:lineRule="auto"/>
        <w:rPr>
          <w:rFonts w:ascii="Calibri" w:eastAsia="Times New Roman" w:hAnsi="Calibri"/>
          <w:noProof/>
          <w:sz w:val="22"/>
          <w:szCs w:val="22"/>
          <w:lang w:eastAsia="es-ES"/>
        </w:rPr>
      </w:pPr>
      <w:hyperlink w:anchor="_Toc429745667" w:history="1">
        <w:r w:rsidRPr="00BD2767">
          <w:rPr>
            <w:rFonts w:ascii="Calibri" w:eastAsia="Calibri" w:hAnsi="Calibri"/>
            <w:noProof/>
            <w:color w:val="0563C1"/>
            <w:sz w:val="28"/>
            <w:szCs w:val="28"/>
            <w:u w:val="single"/>
            <w:lang w:val="en-US" w:eastAsia="es-ES"/>
          </w:rPr>
          <w:t>INDICE DE ILUSTRACIONES</w:t>
        </w:r>
        <w:r w:rsidRPr="00BD2767">
          <w:rPr>
            <w:rFonts w:ascii="Calibri" w:eastAsia="Calibri" w:hAnsi="Calibri"/>
            <w:noProof/>
            <w:webHidden/>
            <w:color w:val="5B9BD5"/>
            <w:sz w:val="28"/>
            <w:szCs w:val="28"/>
            <w:lang w:val="en-US" w:eastAsia="es-ES"/>
          </w:rPr>
          <w:tab/>
        </w:r>
        <w:r w:rsidRPr="00BD2767">
          <w:rPr>
            <w:rFonts w:ascii="Calibri" w:eastAsia="Calibri" w:hAnsi="Calibri"/>
            <w:noProof/>
            <w:webHidden/>
            <w:color w:val="5B9BD5"/>
            <w:sz w:val="28"/>
            <w:szCs w:val="28"/>
            <w:lang w:val="en-US" w:eastAsia="es-ES"/>
          </w:rPr>
          <w:fldChar w:fldCharType="begin"/>
        </w:r>
        <w:r w:rsidRPr="00BD2767">
          <w:rPr>
            <w:rFonts w:ascii="Calibri" w:eastAsia="Calibri" w:hAnsi="Calibri"/>
            <w:noProof/>
            <w:webHidden/>
            <w:color w:val="5B9BD5"/>
            <w:sz w:val="28"/>
            <w:szCs w:val="28"/>
            <w:lang w:val="en-US" w:eastAsia="es-ES"/>
          </w:rPr>
          <w:instrText xml:space="preserve"> PAGEREF _Toc429745667 \h </w:instrText>
        </w:r>
        <w:r w:rsidRPr="00BD2767">
          <w:rPr>
            <w:rFonts w:ascii="Calibri" w:eastAsia="Calibri" w:hAnsi="Calibri"/>
            <w:noProof/>
            <w:webHidden/>
            <w:color w:val="5B9BD5"/>
            <w:sz w:val="28"/>
            <w:szCs w:val="28"/>
            <w:lang w:val="en-US" w:eastAsia="es-ES"/>
          </w:rPr>
        </w:r>
        <w:r w:rsidRPr="00BD2767">
          <w:rPr>
            <w:rFonts w:ascii="Calibri" w:eastAsia="Calibri" w:hAnsi="Calibri"/>
            <w:noProof/>
            <w:webHidden/>
            <w:color w:val="5B9BD5"/>
            <w:sz w:val="28"/>
            <w:szCs w:val="28"/>
            <w:lang w:val="en-US" w:eastAsia="es-ES"/>
          </w:rPr>
          <w:fldChar w:fldCharType="separate"/>
        </w:r>
        <w:r w:rsidRPr="00BD2767">
          <w:rPr>
            <w:rFonts w:ascii="Calibri" w:eastAsia="Calibri" w:hAnsi="Calibri"/>
            <w:noProof/>
            <w:webHidden/>
            <w:color w:val="5B9BD5"/>
            <w:sz w:val="28"/>
            <w:szCs w:val="28"/>
            <w:lang w:val="en-US" w:eastAsia="es-ES"/>
          </w:rPr>
          <w:t>13</w:t>
        </w:r>
        <w:r w:rsidRPr="00BD2767">
          <w:rPr>
            <w:rFonts w:ascii="Calibri" w:eastAsia="Calibri" w:hAnsi="Calibri"/>
            <w:noProof/>
            <w:webHidden/>
            <w:color w:val="5B9BD5"/>
            <w:sz w:val="28"/>
            <w:szCs w:val="28"/>
            <w:lang w:val="en-US" w:eastAsia="es-ES"/>
          </w:rPr>
          <w:fldChar w:fldCharType="end"/>
        </w:r>
      </w:hyperlink>
    </w:p>
    <w:p w:rsidR="00207B14" w:rsidRPr="00BD2767" w:rsidRDefault="00207B14" w:rsidP="00207B14">
      <w:pPr>
        <w:keepNext/>
        <w:keepLines/>
        <w:spacing w:before="480" w:after="160" w:line="259" w:lineRule="auto"/>
        <w:outlineLvl w:val="0"/>
        <w:rPr>
          <w:rFonts w:ascii="Calibri Light" w:eastAsia="Times New Roman" w:hAnsi="Calibri Light"/>
          <w:b/>
          <w:bCs/>
          <w:color w:val="2E74B5"/>
          <w:sz w:val="28"/>
          <w:szCs w:val="28"/>
          <w:lang w:eastAsia="es-ES"/>
        </w:rPr>
      </w:pPr>
      <w:r w:rsidRPr="00BD2767">
        <w:rPr>
          <w:rFonts w:ascii="Calibri Light" w:eastAsia="Times New Roman" w:hAnsi="Calibri Light"/>
          <w:b/>
          <w:bCs/>
          <w:color w:val="2E74B5"/>
          <w:sz w:val="28"/>
          <w:szCs w:val="28"/>
          <w:lang w:eastAsia="es-ES"/>
        </w:rPr>
        <w:fldChar w:fldCharType="end"/>
      </w:r>
    </w:p>
    <w:p w:rsidR="00207B14" w:rsidRPr="00BD2767" w:rsidRDefault="00207B14" w:rsidP="00207B14">
      <w:pPr>
        <w:keepNext/>
        <w:keepLines/>
        <w:numPr>
          <w:ilvl w:val="0"/>
          <w:numId w:val="16"/>
        </w:numPr>
        <w:spacing w:before="480" w:after="160" w:line="259" w:lineRule="auto"/>
        <w:ind w:left="0" w:firstLine="0"/>
        <w:outlineLvl w:val="0"/>
        <w:rPr>
          <w:rFonts w:ascii="Calibri Light" w:eastAsia="Times New Roman" w:hAnsi="Calibri Light"/>
          <w:b/>
          <w:bCs/>
          <w:color w:val="2E74B5"/>
          <w:sz w:val="28"/>
          <w:szCs w:val="28"/>
          <w:lang w:eastAsia="es-ES"/>
        </w:rPr>
      </w:pPr>
      <w:bookmarkStart w:id="3" w:name="_Toc429745664"/>
      <w:r w:rsidRPr="00BD2767">
        <w:rPr>
          <w:rFonts w:ascii="Calibri Light" w:eastAsia="Times New Roman" w:hAnsi="Calibri Light"/>
          <w:b/>
          <w:bCs/>
          <w:color w:val="2E74B5"/>
          <w:sz w:val="28"/>
          <w:szCs w:val="28"/>
          <w:lang w:eastAsia="es-ES"/>
        </w:rPr>
        <w:t>INTRODUCCIÓN</w:t>
      </w:r>
      <w:bookmarkEnd w:id="3"/>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Este documento se divide en dos partes: Instalación y ejemplo de uso de i-BoBlind V0.1.</w:t>
      </w: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La versión 0.1 de i-BoBlind, es una prueba de concepto del sistema que incluye dos modos de trabajo:</w:t>
      </w:r>
    </w:p>
    <w:p w:rsidR="00207B14" w:rsidRPr="00BD2767" w:rsidRDefault="00207B14" w:rsidP="00207B14">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Modo instalador= Permite asociar a un i-beacon (baliza bluetooth 0.4), una cadena de texto.</w:t>
      </w:r>
    </w:p>
    <w:p w:rsidR="00207B14" w:rsidRPr="00BD2767" w:rsidRDefault="00207B14" w:rsidP="00207B14">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Modo usuario= Servicio que detecta i-beacon y reproduce la cadena de texto asociada a los mismo, no se detiene al ocultase la aplicación.</w:t>
      </w: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 xml:space="preserve"> </w:t>
      </w: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 xml:space="preserve">En el siguiente apartado se explica cómo instalar la aplicación i-boblind desde la página web de la misma: </w:t>
      </w:r>
      <w:hyperlink r:id="rId8" w:history="1">
        <w:r w:rsidRPr="00BD2767">
          <w:rPr>
            <w:rFonts w:ascii="Courier New" w:eastAsia="Times New Roman" w:hAnsi="Courier New" w:cs="Courier New"/>
            <w:color w:val="0563C1"/>
            <w:sz w:val="20"/>
            <w:szCs w:val="20"/>
            <w:u w:val="single"/>
            <w:lang w:eastAsia="es-ES"/>
          </w:rPr>
          <w:t>http://i-boblid.host56.com/</w:t>
        </w:r>
      </w:hyperlink>
      <w:r w:rsidRPr="00BD2767">
        <w:rPr>
          <w:rFonts w:ascii="Courier New" w:eastAsia="Times New Roman" w:hAnsi="Courier New" w:cs="Courier New"/>
          <w:sz w:val="20"/>
          <w:szCs w:val="20"/>
          <w:lang w:eastAsia="es-ES"/>
        </w:rPr>
        <w:t>. Utilizando la aplicación de correo electrónico que tenga instalada en su Smartphone. Para finalizar, se mostrara un ejemplo de uso de la aplicación.</w:t>
      </w: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 xml:space="preserve">La última versión de la aplicación y la documentación técnica de la misma se encuentran en: </w:t>
      </w:r>
      <w:hyperlink r:id="rId9" w:history="1">
        <w:r w:rsidRPr="00BD2767">
          <w:rPr>
            <w:rFonts w:ascii="Courier New" w:eastAsia="Times New Roman" w:hAnsi="Courier New" w:cs="Courier New"/>
            <w:color w:val="0563C1"/>
            <w:sz w:val="20"/>
            <w:szCs w:val="20"/>
            <w:u w:val="single"/>
            <w:lang w:eastAsia="es-ES"/>
          </w:rPr>
          <w:t>https://github.com/LeonorMalaga/i-Boblind.</w:t>
        </w:r>
      </w:hyperlink>
    </w:p>
    <w:p w:rsidR="00207B14" w:rsidRPr="00BD2767" w:rsidRDefault="00207B14" w:rsidP="00207B14">
      <w:pPr>
        <w:spacing w:after="160" w:line="259" w:lineRule="auto"/>
        <w:rPr>
          <w:rFonts w:ascii="Courier New" w:eastAsia="Times New Roman" w:hAnsi="Courier New" w:cs="Courier New"/>
          <w:sz w:val="20"/>
          <w:szCs w:val="20"/>
          <w:lang w:eastAsia="es-ES"/>
        </w:rPr>
      </w:pPr>
      <w:r w:rsidRPr="00BD2767">
        <w:rPr>
          <w:rFonts w:ascii="Calibri" w:eastAsia="Calibri" w:hAnsi="Calibri"/>
          <w:sz w:val="22"/>
          <w:szCs w:val="22"/>
          <w:lang w:eastAsia="es-ES"/>
        </w:rPr>
        <w:br w:type="page"/>
      </w: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keepNext/>
        <w:keepLines/>
        <w:numPr>
          <w:ilvl w:val="0"/>
          <w:numId w:val="16"/>
        </w:numPr>
        <w:spacing w:before="480" w:after="160" w:line="259" w:lineRule="auto"/>
        <w:ind w:left="0" w:firstLine="0"/>
        <w:outlineLvl w:val="0"/>
        <w:rPr>
          <w:rFonts w:ascii="Calibri Light" w:eastAsia="Times New Roman" w:hAnsi="Calibri Light"/>
          <w:b/>
          <w:bCs/>
          <w:color w:val="2E74B5"/>
          <w:sz w:val="28"/>
          <w:szCs w:val="28"/>
          <w:lang w:val="en-US" w:eastAsia="es-ES"/>
        </w:rPr>
      </w:pPr>
      <w:bookmarkStart w:id="4" w:name="_Toc429745665"/>
      <w:r w:rsidRPr="00BD2767">
        <w:rPr>
          <w:rFonts w:ascii="Calibri Light" w:eastAsia="Times New Roman" w:hAnsi="Calibri Light"/>
          <w:b/>
          <w:bCs/>
          <w:color w:val="2E74B5"/>
          <w:sz w:val="28"/>
          <w:szCs w:val="28"/>
          <w:lang w:val="en-US" w:eastAsia="es-ES"/>
        </w:rPr>
        <w:t>PASOS PARA LA INSTALACIÓN:</w:t>
      </w:r>
      <w:bookmarkEnd w:id="4"/>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Descargue la aplicación en su ordenador  desde :</w:t>
      </w:r>
    </w:p>
    <w:p w:rsidR="00207B14" w:rsidRPr="00BD2767" w:rsidRDefault="00207B14" w:rsidP="00207B14">
      <w:pPr>
        <w:spacing w:after="160" w:line="259" w:lineRule="auto"/>
        <w:ind w:left="720"/>
        <w:contextualSpacing/>
        <w:rPr>
          <w:rFonts w:ascii="Calibri" w:eastAsia="Calibri" w:hAnsi="Calibri"/>
          <w:sz w:val="22"/>
          <w:szCs w:val="22"/>
          <w:lang w:eastAsia="es-ES"/>
        </w:rPr>
      </w:pPr>
      <w:hyperlink r:id="rId10" w:history="1">
        <w:r w:rsidRPr="00BD2767">
          <w:rPr>
            <w:rFonts w:ascii="Calibri" w:eastAsia="Calibri" w:hAnsi="Calibri"/>
            <w:color w:val="0563C1"/>
            <w:sz w:val="22"/>
            <w:szCs w:val="22"/>
            <w:u w:val="single"/>
            <w:lang w:eastAsia="es-ES"/>
          </w:rPr>
          <w:t>http://i-boblid.host56.com/DESCARGAS/.</w:t>
        </w:r>
      </w:hyperlink>
    </w:p>
    <w:p w:rsidR="00207B14" w:rsidRPr="00BD2767" w:rsidRDefault="00207B14" w:rsidP="00207B14">
      <w:pPr>
        <w:keepNext/>
        <w:spacing w:after="160" w:line="259" w:lineRule="auto"/>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5057775" cy="20574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7775" cy="2057400"/>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5" w:name="_Toc429746205"/>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1</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Descargar APP desde la web</w:t>
      </w:r>
      <w:bookmarkEnd w:id="5"/>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Envíesela a su correo electrónico.</w:t>
      </w:r>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Entre en la zona de configuración de su Smartphone.</w:t>
      </w:r>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Seleccione las opciones de seguridad.</w:t>
      </w:r>
    </w:p>
    <w:p w:rsidR="00207B14" w:rsidRPr="00BD2767" w:rsidRDefault="00207B14" w:rsidP="00207B14">
      <w:pPr>
        <w:keepNext/>
        <w:spacing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219325" cy="3943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3943350"/>
                    </a:xfrm>
                    <a:prstGeom prst="rect">
                      <a:avLst/>
                    </a:prstGeom>
                    <a:noFill/>
                    <a:ln>
                      <a:noFill/>
                    </a:ln>
                  </pic:spPr>
                </pic:pic>
              </a:graphicData>
            </a:graphic>
          </wp:inline>
        </w:drawing>
      </w:r>
    </w:p>
    <w:p w:rsidR="00207B14" w:rsidRPr="00BD2767" w:rsidRDefault="00207B14" w:rsidP="00207B14">
      <w:pPr>
        <w:jc w:val="center"/>
        <w:rPr>
          <w:rFonts w:ascii="Calibri" w:eastAsia="Calibri" w:hAnsi="Calibri"/>
          <w:i/>
          <w:iCs/>
          <w:color w:val="44546A"/>
          <w:sz w:val="18"/>
          <w:szCs w:val="18"/>
          <w:lang w:eastAsia="es-ES"/>
        </w:rPr>
      </w:pPr>
      <w:bookmarkStart w:id="6" w:name="_Toc429746206"/>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2</w:t>
      </w:r>
      <w:r w:rsidRPr="00BD2767">
        <w:rPr>
          <w:rFonts w:ascii="Calibri" w:eastAsia="Calibri" w:hAnsi="Calibri"/>
          <w:i/>
          <w:iCs/>
          <w:noProof/>
          <w:color w:val="44546A"/>
          <w:sz w:val="18"/>
          <w:szCs w:val="18"/>
          <w:lang w:eastAsia="es-ES"/>
        </w:rPr>
        <w:fldChar w:fldCharType="end"/>
      </w:r>
      <w:r w:rsidRPr="00BD2767">
        <w:rPr>
          <w:rFonts w:ascii="Calibri" w:eastAsia="Calibri" w:hAnsi="Calibri"/>
          <w:i/>
          <w:iCs/>
          <w:color w:val="44546A"/>
          <w:sz w:val="18"/>
          <w:szCs w:val="18"/>
          <w:lang w:eastAsia="es-ES"/>
        </w:rPr>
        <w:t>: Configurar seguridad</w:t>
      </w:r>
      <w:bookmarkEnd w:id="6"/>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Seleccione, permitir la instalación de aplicaciones provenientes de fuentes desconocidas (fuentes distintas al appStore).</w:t>
      </w:r>
    </w:p>
    <w:p w:rsidR="00207B14" w:rsidRPr="00BD2767" w:rsidRDefault="00207B14" w:rsidP="00207B14">
      <w:pPr>
        <w:keepNext/>
        <w:spacing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lastRenderedPageBreak/>
        <w:drawing>
          <wp:inline distT="0" distB="0" distL="0" distR="0">
            <wp:extent cx="2276475" cy="40481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p>
    <w:p w:rsidR="00207B14" w:rsidRPr="00BD2767" w:rsidRDefault="00207B14" w:rsidP="00207B14">
      <w:pPr>
        <w:jc w:val="center"/>
        <w:rPr>
          <w:rFonts w:ascii="Calibri" w:eastAsia="Calibri" w:hAnsi="Calibri"/>
          <w:i/>
          <w:iCs/>
          <w:color w:val="44546A"/>
          <w:sz w:val="18"/>
          <w:szCs w:val="18"/>
          <w:lang w:val="en-US" w:eastAsia="es-ES"/>
        </w:rPr>
      </w:pPr>
      <w:bookmarkStart w:id="7" w:name="_Toc429746207"/>
      <w:r w:rsidRPr="00BD2767">
        <w:rPr>
          <w:rFonts w:ascii="Calibri" w:eastAsia="Calibri" w:hAnsi="Calibri"/>
          <w:i/>
          <w:iCs/>
          <w:color w:val="44546A"/>
          <w:sz w:val="18"/>
          <w:szCs w:val="18"/>
          <w:lang w:eastAsia="es-ES"/>
        </w:rPr>
        <w:t>Ilustración</w:t>
      </w:r>
      <w:r w:rsidRPr="00BD2767">
        <w:rPr>
          <w:rFonts w:ascii="Calibri" w:eastAsia="Calibri" w:hAnsi="Calibri"/>
          <w:i/>
          <w:iCs/>
          <w:color w:val="44546A"/>
          <w:sz w:val="18"/>
          <w:szCs w:val="18"/>
          <w:lang w:val="en-US" w:eastAsia="es-ES"/>
        </w:rPr>
        <w:t xml:space="preserve">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val="en-US"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val="en-US" w:eastAsia="es-ES"/>
        </w:rPr>
        <w:t>3</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val="en-US" w:eastAsia="es-ES"/>
        </w:rPr>
        <w:t xml:space="preserve">: Permitir Fuentes </w:t>
      </w:r>
      <w:r w:rsidRPr="00BD2767">
        <w:rPr>
          <w:rFonts w:ascii="Calibri" w:eastAsia="Calibri" w:hAnsi="Calibri"/>
          <w:i/>
          <w:iCs/>
          <w:color w:val="44546A"/>
          <w:sz w:val="18"/>
          <w:szCs w:val="18"/>
          <w:lang w:eastAsia="es-ES"/>
        </w:rPr>
        <w:t>desconocidas</w:t>
      </w:r>
      <w:bookmarkEnd w:id="7"/>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Abra su correo electrónico desde su Smartphone.</w:t>
      </w:r>
    </w:p>
    <w:p w:rsidR="00207B14" w:rsidRPr="00BD2767" w:rsidRDefault="00207B14" w:rsidP="00207B14">
      <w:pPr>
        <w:keepNext/>
        <w:spacing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343150" cy="4171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3150" cy="4171950"/>
                    </a:xfrm>
                    <a:prstGeom prst="rect">
                      <a:avLst/>
                    </a:prstGeom>
                    <a:noFill/>
                    <a:ln>
                      <a:noFill/>
                    </a:ln>
                  </pic:spPr>
                </pic:pic>
              </a:graphicData>
            </a:graphic>
          </wp:inline>
        </w:drawing>
      </w:r>
    </w:p>
    <w:p w:rsidR="00207B14" w:rsidRPr="00BD2767" w:rsidRDefault="00207B14" w:rsidP="00207B14">
      <w:pPr>
        <w:jc w:val="center"/>
        <w:rPr>
          <w:rFonts w:ascii="Calibri" w:eastAsia="Calibri" w:hAnsi="Calibri"/>
          <w:i/>
          <w:iCs/>
          <w:color w:val="44546A"/>
          <w:sz w:val="18"/>
          <w:szCs w:val="18"/>
          <w:lang w:eastAsia="es-ES"/>
        </w:rPr>
      </w:pPr>
      <w:bookmarkStart w:id="8" w:name="_Toc429746208"/>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4</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Abrir correo electrónico</w:t>
      </w:r>
      <w:bookmarkEnd w:id="8"/>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lastRenderedPageBreak/>
        <w:t>Seleccione el correo que se envió anteriormente con el fichero .apk adjunto.</w:t>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keepNext/>
        <w:spacing w:after="160"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800350" cy="4972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4972050"/>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9" w:name="_Toc429746209"/>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5</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Seleccionar correo</w:t>
      </w:r>
      <w:bookmarkEnd w:id="9"/>
    </w:p>
    <w:p w:rsidR="00207B14" w:rsidRPr="00BD2767" w:rsidRDefault="00207B14" w:rsidP="00207B14">
      <w:pPr>
        <w:spacing w:after="160" w:line="259" w:lineRule="auto"/>
        <w:rPr>
          <w:rFonts w:ascii="Calibri" w:eastAsia="Calibri" w:hAnsi="Calibri"/>
          <w:sz w:val="22"/>
          <w:szCs w:val="22"/>
          <w:lang w:eastAsia="es-ES"/>
        </w:rPr>
      </w:pPr>
      <w:r w:rsidRPr="00BD2767">
        <w:rPr>
          <w:rFonts w:ascii="Calibri" w:eastAsia="Calibri" w:hAnsi="Calibri"/>
          <w:sz w:val="22"/>
          <w:szCs w:val="22"/>
          <w:lang w:eastAsia="es-ES"/>
        </w:rPr>
        <w:br w:type="page"/>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Pulse sobre el fichero adjunto  “iBoBlind.apk”  para abrir  el asistente de instalación.</w:t>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keepNext/>
        <w:spacing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914650" cy="5172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5172075"/>
                    </a:xfrm>
                    <a:prstGeom prst="rect">
                      <a:avLst/>
                    </a:prstGeom>
                    <a:noFill/>
                    <a:ln>
                      <a:noFill/>
                    </a:ln>
                  </pic:spPr>
                </pic:pic>
              </a:graphicData>
            </a:graphic>
          </wp:inline>
        </w:drawing>
      </w:r>
    </w:p>
    <w:p w:rsidR="00207B14" w:rsidRPr="00BD2767" w:rsidRDefault="00207B14" w:rsidP="00207B14">
      <w:pPr>
        <w:jc w:val="center"/>
        <w:rPr>
          <w:rFonts w:ascii="Calibri" w:eastAsia="Calibri" w:hAnsi="Calibri"/>
          <w:i/>
          <w:iCs/>
          <w:color w:val="44546A"/>
          <w:sz w:val="18"/>
          <w:szCs w:val="18"/>
          <w:lang w:eastAsia="es-ES"/>
        </w:rPr>
      </w:pPr>
      <w:bookmarkStart w:id="10" w:name="_Toc429746210"/>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6</w:t>
      </w:r>
      <w:r w:rsidRPr="00BD2767">
        <w:rPr>
          <w:rFonts w:ascii="Calibri" w:eastAsia="Calibri" w:hAnsi="Calibri"/>
          <w:i/>
          <w:iCs/>
          <w:noProof/>
          <w:color w:val="44546A"/>
          <w:sz w:val="18"/>
          <w:szCs w:val="18"/>
          <w:lang w:eastAsia="es-ES"/>
        </w:rPr>
        <w:fldChar w:fldCharType="end"/>
      </w:r>
      <w:r w:rsidRPr="00BD2767">
        <w:rPr>
          <w:rFonts w:ascii="Calibri" w:eastAsia="Calibri" w:hAnsi="Calibri"/>
          <w:i/>
          <w:iCs/>
          <w:color w:val="44546A"/>
          <w:sz w:val="18"/>
          <w:szCs w:val="18"/>
          <w:lang w:eastAsia="es-ES"/>
        </w:rPr>
        <w:t>: Instalación</w:t>
      </w:r>
      <w:bookmarkEnd w:id="10"/>
    </w:p>
    <w:p w:rsidR="00207B14" w:rsidRPr="00BD2767" w:rsidRDefault="00207B14" w:rsidP="00207B14">
      <w:p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Se le informa de que la app, requiere de los siguientes permisos:</w:t>
      </w:r>
    </w:p>
    <w:p w:rsidR="00207B14" w:rsidRPr="00BD2767" w:rsidRDefault="00207B14" w:rsidP="00207B14">
      <w:pPr>
        <w:numPr>
          <w:ilvl w:val="0"/>
          <w:numId w:val="12"/>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Ubicación: se utiliza en el modo Instalador, para almacenar la localización aproximada de los i-beacons .</w:t>
      </w:r>
    </w:p>
    <w:p w:rsidR="00207B14" w:rsidRPr="00BD2767" w:rsidRDefault="00207B14" w:rsidP="00207B14">
      <w:pPr>
        <w:numPr>
          <w:ilvl w:val="0"/>
          <w:numId w:val="12"/>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Leer el contenido de su tarjeta SD: La aplicación crea una base de datos, donde almacena el registro de i-beacons, para continuar funcionando, cuando hay problemas de conexión con el servidor de Almacenamiento remoto.</w:t>
      </w:r>
    </w:p>
    <w:p w:rsidR="00207B14" w:rsidRPr="00BD2767" w:rsidRDefault="00207B14" w:rsidP="00207B14">
      <w:pPr>
        <w:numPr>
          <w:ilvl w:val="0"/>
          <w:numId w:val="12"/>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Acceso completo a la red: Utilizado para la comunicación con el servidor remoto y la obtención de las coordenadas GPS aproximadas.</w:t>
      </w:r>
    </w:p>
    <w:p w:rsidR="00207B14" w:rsidRPr="00BD2767" w:rsidRDefault="00207B14" w:rsidP="00207B14">
      <w:pPr>
        <w:numPr>
          <w:ilvl w:val="0"/>
          <w:numId w:val="12"/>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Acceso a la configuración Bluetooth: Se detecta si el Bluetooth del móvil esta encendido, en caso se solicita su activación, pues es necesario para la detección  de los i-beacons.</w:t>
      </w:r>
    </w:p>
    <w:p w:rsidR="00207B14" w:rsidRPr="00BD2767" w:rsidRDefault="00207B14" w:rsidP="00207B14">
      <w:pPr>
        <w:spacing w:after="160" w:line="259" w:lineRule="auto"/>
        <w:rPr>
          <w:rFonts w:ascii="Courier New" w:eastAsia="Times New Roman" w:hAnsi="Courier New" w:cs="Courier New"/>
          <w:sz w:val="20"/>
          <w:szCs w:val="20"/>
          <w:lang w:eastAsia="es-ES"/>
        </w:rPr>
      </w:pPr>
      <w:r w:rsidRPr="00BD2767">
        <w:rPr>
          <w:rFonts w:ascii="Calibri" w:eastAsia="Calibri" w:hAnsi="Calibri"/>
          <w:sz w:val="22"/>
          <w:szCs w:val="22"/>
          <w:lang w:eastAsia="es-ES"/>
        </w:rPr>
        <w:br w:type="page"/>
      </w: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Pulse sobre Instalar; en la siguiente pantalla le preguntaran si desea abrir la aplicación.</w:t>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spacing w:after="160" w:line="259" w:lineRule="auto"/>
        <w:ind w:left="108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371725" cy="4210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11" w:name="_Toc429746211"/>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7</w:t>
      </w:r>
      <w:r w:rsidRPr="00BD2767">
        <w:rPr>
          <w:rFonts w:ascii="Calibri" w:eastAsia="Calibri" w:hAnsi="Calibri"/>
          <w:i/>
          <w:iCs/>
          <w:noProof/>
          <w:color w:val="44546A"/>
          <w:sz w:val="18"/>
          <w:szCs w:val="18"/>
          <w:lang w:eastAsia="es-ES"/>
        </w:rPr>
        <w:fldChar w:fldCharType="end"/>
      </w:r>
      <w:r w:rsidRPr="00BD2767">
        <w:rPr>
          <w:rFonts w:ascii="Calibri" w:eastAsia="Calibri" w:hAnsi="Calibri"/>
          <w:i/>
          <w:iCs/>
          <w:color w:val="44546A"/>
          <w:sz w:val="18"/>
          <w:szCs w:val="18"/>
          <w:lang w:eastAsia="es-ES"/>
        </w:rPr>
        <w:t>: Abrir aplicación</w:t>
      </w:r>
      <w:bookmarkEnd w:id="11"/>
    </w:p>
    <w:p w:rsidR="00207B14" w:rsidRPr="00BD2767" w:rsidRDefault="00207B14" w:rsidP="00207B14">
      <w:pPr>
        <w:numPr>
          <w:ilvl w:val="0"/>
          <w:numId w:val="10"/>
        </w:num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Si lo considera adecuado, vuelva a la configuración de su Smartphone y restringa de nuevo la instalación de aplicaciones desde fuentes desconocidas.</w:t>
      </w:r>
    </w:p>
    <w:p w:rsidR="00207B14" w:rsidRPr="00BD2767" w:rsidRDefault="00207B14" w:rsidP="00207B14">
      <w:pPr>
        <w:spacing w:after="160" w:line="259" w:lineRule="auto"/>
        <w:rPr>
          <w:rFonts w:ascii="Calibri" w:eastAsia="Calibri" w:hAnsi="Calibri"/>
          <w:sz w:val="22"/>
          <w:szCs w:val="22"/>
          <w:lang w:eastAsia="es-ES"/>
        </w:rPr>
      </w:pPr>
      <w:r w:rsidRPr="00BD2767">
        <w:rPr>
          <w:rFonts w:ascii="Calibri" w:eastAsia="Calibri" w:hAnsi="Calibri"/>
          <w:sz w:val="22"/>
          <w:szCs w:val="22"/>
          <w:lang w:eastAsia="es-ES"/>
        </w:rPr>
        <w:br w:type="page"/>
      </w:r>
    </w:p>
    <w:p w:rsidR="00207B14" w:rsidRPr="00BD2767" w:rsidRDefault="00207B14" w:rsidP="00207B14">
      <w:pPr>
        <w:keepNext/>
        <w:keepLines/>
        <w:spacing w:before="480" w:line="259" w:lineRule="auto"/>
        <w:outlineLvl w:val="0"/>
        <w:rPr>
          <w:rFonts w:ascii="Calibri Light" w:eastAsia="Times New Roman" w:hAnsi="Calibri Light"/>
          <w:b/>
          <w:bCs/>
          <w:color w:val="2E74B5"/>
          <w:sz w:val="28"/>
          <w:szCs w:val="28"/>
          <w:lang w:eastAsia="es-ES"/>
        </w:rPr>
      </w:pPr>
      <w:bookmarkStart w:id="12" w:name="_Toc429745666"/>
    </w:p>
    <w:p w:rsidR="00207B14" w:rsidRPr="00BD2767" w:rsidRDefault="00207B14" w:rsidP="00207B14">
      <w:pPr>
        <w:keepNext/>
        <w:keepLines/>
        <w:spacing w:before="480" w:line="259" w:lineRule="auto"/>
        <w:outlineLvl w:val="0"/>
        <w:rPr>
          <w:rFonts w:ascii="Calibri Light" w:eastAsia="Times New Roman" w:hAnsi="Calibri Light"/>
          <w:b/>
          <w:bCs/>
          <w:color w:val="2E74B5"/>
          <w:sz w:val="28"/>
          <w:szCs w:val="28"/>
          <w:lang w:eastAsia="es-ES"/>
        </w:rPr>
      </w:pPr>
      <w:r w:rsidRPr="00BD2767">
        <w:rPr>
          <w:rFonts w:ascii="Calibri Light" w:eastAsia="Times New Roman" w:hAnsi="Calibri Light"/>
          <w:b/>
          <w:bCs/>
          <w:color w:val="2E74B5"/>
          <w:sz w:val="28"/>
          <w:szCs w:val="28"/>
          <w:lang w:eastAsia="es-ES"/>
        </w:rPr>
        <w:t>EJEMPLO DE USO:</w:t>
      </w:r>
      <w:bookmarkEnd w:id="12"/>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En este apartado, se muestra como asociar una cadena de texto a un dispositivo “Bluetooth low energy”, y como poner la aplicación en modo usuario, para escuchar la cadena de texto asociada.</w:t>
      </w: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sidRPr="00BD2767">
        <w:rPr>
          <w:rFonts w:ascii="Courier New" w:eastAsia="Times New Roman" w:hAnsi="Courier New" w:cs="Courier New"/>
          <w:sz w:val="20"/>
          <w:szCs w:val="20"/>
          <w:lang w:eastAsia="es-ES"/>
        </w:rPr>
        <w:t xml:space="preserve">La versión 0.1 de i-BoBlind está por ahora solo disponible en inglés, por lo que si su terminal no tiene soporte para este idioma, recibirá un mensaje indicándoselo, y el texto no será reproducido. </w:t>
      </w: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p>
    <w:p w:rsidR="00207B14" w:rsidRPr="00BD2767" w:rsidRDefault="00207B14" w:rsidP="00207B14">
      <w:pPr>
        <w:numPr>
          <w:ilvl w:val="0"/>
          <w:numId w:val="16"/>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 xml:space="preserve">La primera vez que abre la aplicación, se muestran unas breves instrucciones de uso. Éstas no se volverán a mostrar en siguientes accesos. </w:t>
      </w:r>
    </w:p>
    <w:p w:rsidR="00207B14" w:rsidRPr="00BD2767" w:rsidRDefault="00207B14" w:rsidP="00207B14">
      <w:pPr>
        <w:keepNext/>
        <w:spacing w:after="160"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3114675" cy="55340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675" cy="5534025"/>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13" w:name="_Toc429746212"/>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8</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Primer arranque de la aplicación</w:t>
      </w:r>
      <w:bookmarkEnd w:id="13"/>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numPr>
          <w:ilvl w:val="0"/>
          <w:numId w:val="16"/>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lastRenderedPageBreak/>
        <w:t>Por defecto utilizará como servidor de almacenamiento  el servidor de pruebas.  Por ahora, si desea garantizar que la información guardada en la nube no sea eliminada, debe indicar su propio servidor en “SERVER ADREES”.  Si elimina la dirección por defecto del servidor, la aplicación trabajara en modo “offline”, utilizando la memoria del Smartphone. Puede hacerlo desde la pantalla de configuración “Settings”, que se despliega al pulsar sobre los tres puntos de la parte superior derecha de la aplicación.</w:t>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keepNext/>
        <w:spacing w:after="160"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857500" cy="5086350"/>
            <wp:effectExtent l="0" t="0" r="0" b="0"/>
            <wp:docPr id="10" name="Imagen 10" descr="E:\Cosas de Leo\Master\Proyecto\Manuales\imagenes\manualAp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E:\Cosas de Leo\Master\Proyecto\Manuales\imagenes\manualApp\Setting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5086350"/>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14" w:name="_Toc429746213"/>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9</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Configuración de la aplicación</w:t>
      </w:r>
      <w:bookmarkEnd w:id="14"/>
    </w:p>
    <w:p w:rsidR="00207B14" w:rsidRPr="00BD2767" w:rsidRDefault="00207B14" w:rsidP="00207B14">
      <w:pPr>
        <w:spacing w:after="160" w:line="259" w:lineRule="auto"/>
        <w:rPr>
          <w:rFonts w:ascii="Calibri" w:eastAsia="Calibri" w:hAnsi="Calibri"/>
          <w:sz w:val="22"/>
          <w:szCs w:val="22"/>
          <w:lang w:eastAsia="es-ES"/>
        </w:rPr>
      </w:pPr>
      <w:r w:rsidRPr="00BD2767">
        <w:rPr>
          <w:rFonts w:ascii="Calibri" w:eastAsia="Calibri" w:hAnsi="Calibri"/>
          <w:sz w:val="22"/>
          <w:szCs w:val="22"/>
          <w:lang w:eastAsia="es-ES"/>
        </w:rPr>
        <w:t xml:space="preserve">Los parametros: “Steps to stabilize the received power”, “Difference between Measures”, “Movement sensitivity”, “Time sensitivity” afectan únicamente al modo Usuario; solo se han de modificar en caso de que se detecte errores a la hora de indicar si el usuario se acerca o se aleja de los i-beacons registrados. Cuando más alto sean los números indicados, menos equivocaciones se producirán, pero implica una reducción de la frecuencia en que se dan estas indicaciones. </w:t>
      </w:r>
    </w:p>
    <w:p w:rsidR="00207B14" w:rsidRPr="00BD2767" w:rsidRDefault="00207B14" w:rsidP="00207B14">
      <w:pPr>
        <w:spacing w:after="160" w:line="259" w:lineRule="auto"/>
        <w:rPr>
          <w:rFonts w:ascii="Calibri" w:eastAsia="Calibri" w:hAnsi="Calibri"/>
          <w:sz w:val="22"/>
          <w:szCs w:val="22"/>
          <w:lang w:eastAsia="es-ES"/>
        </w:rPr>
      </w:pPr>
      <w:r w:rsidRPr="00BD2767">
        <w:rPr>
          <w:rFonts w:ascii="Calibri" w:eastAsia="Calibri" w:hAnsi="Calibri"/>
          <w:sz w:val="22"/>
          <w:szCs w:val="22"/>
          <w:lang w:eastAsia="es-ES"/>
        </w:rPr>
        <w:t>Para salir de la pantalla de configuración pulse en la tecla retroceso</w:t>
      </w:r>
      <w:r w:rsidRPr="00BD2767">
        <w:rPr>
          <w:rFonts w:ascii="Calibri" w:eastAsia="Calibri" w:hAnsi="Calibri"/>
          <w:noProof/>
          <w:sz w:val="22"/>
          <w:szCs w:val="22"/>
          <w:lang w:eastAsia="es-ES"/>
        </w:rPr>
        <w:drawing>
          <wp:inline distT="0" distB="0" distL="0" distR="0">
            <wp:extent cx="400050" cy="266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266700"/>
                    </a:xfrm>
                    <a:prstGeom prst="rect">
                      <a:avLst/>
                    </a:prstGeom>
                    <a:noFill/>
                    <a:ln>
                      <a:noFill/>
                    </a:ln>
                  </pic:spPr>
                </pic:pic>
              </a:graphicData>
            </a:graphic>
          </wp:inline>
        </w:drawing>
      </w:r>
      <w:r w:rsidRPr="00BD2767">
        <w:rPr>
          <w:rFonts w:ascii="Calibri" w:eastAsia="Calibri" w:hAnsi="Calibri"/>
          <w:sz w:val="22"/>
          <w:szCs w:val="22"/>
          <w:lang w:eastAsia="es-ES"/>
        </w:rPr>
        <w:t>.</w:t>
      </w:r>
    </w:p>
    <w:p w:rsidR="00207B14" w:rsidRPr="00BD2767" w:rsidRDefault="00207B14" w:rsidP="00207B14">
      <w:pPr>
        <w:spacing w:after="160" w:line="259" w:lineRule="auto"/>
        <w:rPr>
          <w:rFonts w:ascii="Calibri" w:eastAsia="Calibri" w:hAnsi="Calibri"/>
          <w:sz w:val="22"/>
          <w:szCs w:val="22"/>
          <w:lang w:eastAsia="es-ES"/>
        </w:rPr>
      </w:pPr>
      <w:r w:rsidRPr="00BD2767">
        <w:rPr>
          <w:rFonts w:ascii="Calibri" w:eastAsia="Calibri" w:hAnsi="Calibri"/>
          <w:sz w:val="22"/>
          <w:szCs w:val="22"/>
          <w:lang w:eastAsia="es-ES"/>
        </w:rPr>
        <w:br w:type="page"/>
      </w:r>
    </w:p>
    <w:p w:rsidR="00207B14" w:rsidRPr="00BD2767" w:rsidRDefault="00207B14" w:rsidP="00207B14">
      <w:pPr>
        <w:spacing w:after="160" w:line="259" w:lineRule="auto"/>
        <w:rPr>
          <w:rFonts w:ascii="Calibri" w:eastAsia="Calibri" w:hAnsi="Calibri"/>
          <w:sz w:val="22"/>
          <w:szCs w:val="22"/>
          <w:lang w:eastAsia="es-ES"/>
        </w:rPr>
      </w:pPr>
    </w:p>
    <w:p w:rsidR="00207B14" w:rsidRPr="00BD2767" w:rsidRDefault="00207B14" w:rsidP="00207B14">
      <w:pPr>
        <w:numPr>
          <w:ilvl w:val="0"/>
          <w:numId w:val="16"/>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 xml:space="preserve">Para salir de la pantalla de bienvenida pulse en “START”. </w:t>
      </w:r>
    </w:p>
    <w:p w:rsidR="00207B14" w:rsidRPr="00BD2767" w:rsidRDefault="00207B14" w:rsidP="00207B14">
      <w:pPr>
        <w:keepNext/>
        <w:spacing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143125" cy="38004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125" cy="3800475"/>
                    </a:xfrm>
                    <a:prstGeom prst="rect">
                      <a:avLst/>
                    </a:prstGeom>
                    <a:noFill/>
                    <a:ln>
                      <a:noFill/>
                    </a:ln>
                  </pic:spPr>
                </pic:pic>
              </a:graphicData>
            </a:graphic>
          </wp:inline>
        </w:drawing>
      </w:r>
    </w:p>
    <w:p w:rsidR="00207B14" w:rsidRPr="00BD2767" w:rsidRDefault="00207B14" w:rsidP="00207B14">
      <w:pPr>
        <w:jc w:val="center"/>
        <w:rPr>
          <w:rFonts w:ascii="Calibri" w:eastAsia="Calibri" w:hAnsi="Calibri"/>
          <w:i/>
          <w:iCs/>
          <w:color w:val="44546A"/>
          <w:sz w:val="18"/>
          <w:szCs w:val="18"/>
          <w:lang w:eastAsia="es-ES"/>
        </w:rPr>
      </w:pPr>
      <w:bookmarkStart w:id="15" w:name="_Toc429746214"/>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10</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Comencemos</w:t>
      </w:r>
      <w:bookmarkEnd w:id="15"/>
    </w:p>
    <w:p w:rsidR="00207B14" w:rsidRPr="00BD2767" w:rsidRDefault="00207B14" w:rsidP="00207B14">
      <w:pPr>
        <w:numPr>
          <w:ilvl w:val="0"/>
          <w:numId w:val="16"/>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Si no ha cambiado el modo de trabajo por defecto, entrara a la pantalla del instalador.</w:t>
      </w:r>
    </w:p>
    <w:p w:rsidR="00207B14" w:rsidRPr="00BD2767" w:rsidRDefault="00207B14" w:rsidP="00207B14">
      <w:pPr>
        <w:keepNext/>
        <w:spacing w:after="160"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228850" cy="3962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8850" cy="3962400"/>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16" w:name="_Toc429746215"/>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11</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Modo Instalador, primer acceso</w:t>
      </w:r>
      <w:bookmarkEnd w:id="16"/>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numPr>
          <w:ilvl w:val="0"/>
          <w:numId w:val="16"/>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Al ser la primera vez que se accede en modo instalador, debe de crear un proyecto bajo el cual almacenar los i-beacons que registre.</w:t>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keepNext/>
        <w:spacing w:after="160"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3076575" cy="5476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5476875"/>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17" w:name="_Toc429746216"/>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12</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Creando Proyecto Casa.</w:t>
      </w:r>
      <w:bookmarkEnd w:id="17"/>
    </w:p>
    <w:p w:rsidR="00207B14" w:rsidRPr="00BD2767" w:rsidRDefault="00207B14" w:rsidP="00207B14">
      <w:p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 xml:space="preserve">Una vez rellenados los campos, pulse sobre “SAVE” para regresar a la pantalla del instalador. </w:t>
      </w:r>
    </w:p>
    <w:p w:rsidR="00207B14" w:rsidRPr="00BD2767" w:rsidRDefault="00207B14" w:rsidP="00207B14">
      <w:pPr>
        <w:spacing w:after="160" w:line="259" w:lineRule="auto"/>
        <w:rPr>
          <w:rFonts w:ascii="Calibri" w:eastAsia="Calibri" w:hAnsi="Calibri"/>
          <w:sz w:val="22"/>
          <w:szCs w:val="22"/>
          <w:lang w:eastAsia="es-ES"/>
        </w:rPr>
      </w:pPr>
      <w:r w:rsidRPr="00BD2767">
        <w:rPr>
          <w:rFonts w:ascii="Calibri" w:eastAsia="Calibri" w:hAnsi="Calibri"/>
          <w:sz w:val="22"/>
          <w:szCs w:val="22"/>
          <w:lang w:eastAsia="es-ES"/>
        </w:rPr>
        <w:br w:type="page"/>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numPr>
          <w:ilvl w:val="0"/>
          <w:numId w:val="16"/>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 xml:space="preserve"> La aplicación almacena por cada i-beacon: el proyecto al que se va a asociar, los dBm recibidos en el momento de su detección, el texto que se le asocia y su dirección MAC. Por ello, antes de iniciar la detección de i-beacon, ha de seleccionar el proyecto, escribir el texto que desea asociarle y situarse a la distancia a la que desea que el usuario comience a escuchar dicho texto, estando en ese punto, pulse sobre “SCAN ” .</w:t>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keepNext/>
        <w:spacing w:after="160"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771775" cy="4924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1775" cy="4924425"/>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18" w:name="_Toc429746217"/>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13</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Detectando televisor de casa</w:t>
      </w:r>
      <w:bookmarkEnd w:id="18"/>
    </w:p>
    <w:p w:rsidR="00207B14" w:rsidRPr="00BD2767" w:rsidRDefault="00207B14" w:rsidP="00207B14">
      <w:pPr>
        <w:spacing w:after="160" w:line="259" w:lineRule="auto"/>
        <w:rPr>
          <w:rFonts w:ascii="Calibri" w:eastAsia="Calibri" w:hAnsi="Calibri"/>
          <w:color w:val="44546A"/>
          <w:sz w:val="18"/>
          <w:szCs w:val="18"/>
          <w:lang w:eastAsia="es-ES"/>
        </w:rPr>
      </w:pPr>
      <w:r w:rsidRPr="00BD2767">
        <w:rPr>
          <w:rFonts w:ascii="Calibri" w:eastAsia="Calibri" w:hAnsi="Calibri"/>
          <w:sz w:val="22"/>
          <w:szCs w:val="22"/>
          <w:lang w:eastAsia="es-ES"/>
        </w:rPr>
        <w:br w:type="page"/>
      </w:r>
    </w:p>
    <w:p w:rsidR="00207B14" w:rsidRPr="00BD2767" w:rsidRDefault="00207B14" w:rsidP="00207B14">
      <w:pPr>
        <w:spacing w:after="200"/>
        <w:jc w:val="center"/>
        <w:rPr>
          <w:rFonts w:ascii="Calibri" w:eastAsia="Calibri" w:hAnsi="Calibri"/>
          <w:i/>
          <w:iCs/>
          <w:color w:val="44546A"/>
          <w:sz w:val="18"/>
          <w:szCs w:val="18"/>
          <w:lang w:eastAsia="es-ES"/>
        </w:rPr>
      </w:pPr>
    </w:p>
    <w:p w:rsidR="00207B14" w:rsidRPr="00BD2767" w:rsidRDefault="00207B14" w:rsidP="00207B14">
      <w:pPr>
        <w:numPr>
          <w:ilvl w:val="0"/>
          <w:numId w:val="16"/>
        </w:numPr>
        <w:spacing w:after="160" w:line="259" w:lineRule="auto"/>
        <w:contextualSpacing/>
        <w:rPr>
          <w:rFonts w:ascii="Calibri" w:eastAsia="Calibri" w:hAnsi="Calibri"/>
          <w:sz w:val="22"/>
          <w:szCs w:val="22"/>
          <w:lang w:eastAsia="es-ES"/>
        </w:rPr>
      </w:pPr>
      <w:r w:rsidRPr="00BD2767">
        <w:rPr>
          <w:rFonts w:ascii="Calibri" w:eastAsia="Calibri" w:hAnsi="Calibri"/>
          <w:sz w:val="22"/>
          <w:szCs w:val="22"/>
          <w:lang w:eastAsia="es-ES"/>
        </w:rPr>
        <w:t>Al pulsar sobre el i-beacon detectado, se almacena en la base de datos interna del móvil y en el servidor remoto. Si el servidor remoto indicado en las “SETTINGS” de la aplicación no está accesible, sólo se almacena internamente y se muestra un mensaje indicando que se almaceno localmente, pero no en el servidor remoto.</w:t>
      </w:r>
    </w:p>
    <w:p w:rsidR="00207B14" w:rsidRPr="00BD2767" w:rsidRDefault="00207B14" w:rsidP="00207B14">
      <w:pPr>
        <w:keepNext/>
        <w:spacing w:after="160"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drawing>
          <wp:inline distT="0" distB="0" distL="0" distR="0">
            <wp:extent cx="2800350" cy="4972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350" cy="4972050"/>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19" w:name="_Toc429746218"/>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14</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i-Beacon guardado</w:t>
      </w:r>
      <w:bookmarkEnd w:id="19"/>
    </w:p>
    <w:p w:rsidR="00207B14" w:rsidRPr="00BD2767" w:rsidRDefault="00207B14" w:rsidP="00207B14">
      <w:p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 xml:space="preserve">Para probar la aplicación, puede utilizar cualquier dispositivo con tecnología Bluetooth Low energy como pueden ser: coche, televisor, Tablet,ordenador, movil, pulsometros modernos o adquirir i-beacons  de empresas como: April Brother Technology , ShenzhenWellcore technology , MINEW Technologies, SENSORO, Kontakt.io o Estimote. </w:t>
      </w:r>
    </w:p>
    <w:p w:rsidR="00207B14" w:rsidRPr="00BD2767" w:rsidRDefault="00207B14" w:rsidP="00207B14">
      <w:pPr>
        <w:spacing w:after="160" w:line="259" w:lineRule="auto"/>
        <w:ind w:left="720"/>
        <w:contextualSpacing/>
        <w:rPr>
          <w:rFonts w:ascii="Calibri" w:eastAsia="Calibri" w:hAnsi="Calibri"/>
          <w:sz w:val="22"/>
          <w:szCs w:val="22"/>
          <w:lang w:eastAsia="es-ES"/>
        </w:rPr>
      </w:pPr>
    </w:p>
    <w:p w:rsidR="00207B14" w:rsidRPr="00BD2767" w:rsidRDefault="00207B14" w:rsidP="00207B14">
      <w:p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 xml:space="preserve">Los que se muestran a continuación han sido comprados individualmente a través de </w:t>
      </w:r>
      <w:hyperlink r:id="rId26" w:history="1">
        <w:r w:rsidRPr="00BD2767">
          <w:rPr>
            <w:rFonts w:ascii="Calibri" w:eastAsia="Calibri" w:hAnsi="Calibri"/>
            <w:color w:val="0563C1"/>
            <w:sz w:val="22"/>
            <w:szCs w:val="22"/>
            <w:u w:val="single"/>
            <w:lang w:eastAsia="es-ES"/>
          </w:rPr>
          <w:t>http://es.aliexpress.com/</w:t>
        </w:r>
      </w:hyperlink>
      <w:r w:rsidRPr="00BD2767">
        <w:rPr>
          <w:rFonts w:ascii="Calibri" w:eastAsia="Calibri" w:hAnsi="Calibri"/>
          <w:sz w:val="22"/>
          <w:szCs w:val="22"/>
          <w:lang w:eastAsia="es-ES"/>
        </w:rPr>
        <w:t xml:space="preserve"> para el desarrollo de la aplicación. </w:t>
      </w:r>
    </w:p>
    <w:p w:rsidR="00207B14" w:rsidRPr="00BD2767" w:rsidRDefault="00207B14" w:rsidP="00207B14">
      <w:pPr>
        <w:keepNext/>
        <w:spacing w:after="160" w:line="259" w:lineRule="auto"/>
        <w:ind w:left="720"/>
        <w:contextualSpacing/>
        <w:jc w:val="center"/>
        <w:rPr>
          <w:rFonts w:ascii="Calibri" w:eastAsia="Calibri" w:hAnsi="Calibri"/>
          <w:sz w:val="22"/>
          <w:szCs w:val="22"/>
          <w:lang w:eastAsia="es-ES"/>
        </w:rPr>
      </w:pPr>
      <w:r w:rsidRPr="00BD2767">
        <w:rPr>
          <w:rFonts w:ascii="Calibri" w:eastAsia="Calibri" w:hAnsi="Calibri"/>
          <w:noProof/>
          <w:sz w:val="22"/>
          <w:szCs w:val="22"/>
          <w:lang w:eastAsia="es-ES"/>
        </w:rPr>
        <w:lastRenderedPageBreak/>
        <w:drawing>
          <wp:inline distT="0" distB="0" distL="0" distR="0">
            <wp:extent cx="3695700" cy="2076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5700" cy="2076450"/>
                    </a:xfrm>
                    <a:prstGeom prst="rect">
                      <a:avLst/>
                    </a:prstGeom>
                    <a:noFill/>
                    <a:ln>
                      <a:noFill/>
                    </a:ln>
                  </pic:spPr>
                </pic:pic>
              </a:graphicData>
            </a:graphic>
          </wp:inline>
        </w:drawing>
      </w:r>
    </w:p>
    <w:p w:rsidR="00207B14" w:rsidRPr="00BD2767" w:rsidRDefault="00207B14" w:rsidP="00207B14">
      <w:pPr>
        <w:spacing w:after="200"/>
        <w:jc w:val="center"/>
        <w:rPr>
          <w:rFonts w:ascii="Calibri" w:eastAsia="Calibri" w:hAnsi="Calibri"/>
          <w:i/>
          <w:iCs/>
          <w:color w:val="44546A"/>
          <w:sz w:val="18"/>
          <w:szCs w:val="18"/>
          <w:lang w:eastAsia="es-ES"/>
        </w:rPr>
      </w:pPr>
      <w:bookmarkStart w:id="20" w:name="_Toc429746219"/>
      <w:r w:rsidRPr="00BD2767">
        <w:rPr>
          <w:rFonts w:ascii="Calibri" w:eastAsia="Calibri" w:hAnsi="Calibri"/>
          <w:i/>
          <w:iCs/>
          <w:color w:val="44546A"/>
          <w:sz w:val="18"/>
          <w:szCs w:val="18"/>
          <w:lang w:eastAsia="es-ES"/>
        </w:rPr>
        <w:t xml:space="preserve">Ilustración </w:t>
      </w:r>
      <w:r w:rsidRPr="00BD2767">
        <w:rPr>
          <w:rFonts w:ascii="Calibri" w:eastAsia="Calibri" w:hAnsi="Calibri"/>
          <w:i/>
          <w:iCs/>
          <w:color w:val="44546A"/>
          <w:sz w:val="18"/>
          <w:szCs w:val="18"/>
          <w:lang w:eastAsia="es-ES"/>
        </w:rPr>
        <w:fldChar w:fldCharType="begin"/>
      </w:r>
      <w:r w:rsidRPr="00BD2767">
        <w:rPr>
          <w:rFonts w:ascii="Calibri" w:eastAsia="Calibri" w:hAnsi="Calibri"/>
          <w:i/>
          <w:iCs/>
          <w:color w:val="44546A"/>
          <w:sz w:val="18"/>
          <w:szCs w:val="18"/>
          <w:lang w:eastAsia="es-ES"/>
        </w:rPr>
        <w:instrText xml:space="preserve"> SEQ Ilustración \* ARABIC </w:instrText>
      </w:r>
      <w:r w:rsidRPr="00BD2767">
        <w:rPr>
          <w:rFonts w:ascii="Calibri" w:eastAsia="Calibri" w:hAnsi="Calibri"/>
          <w:i/>
          <w:iCs/>
          <w:color w:val="44546A"/>
          <w:sz w:val="18"/>
          <w:szCs w:val="18"/>
          <w:lang w:eastAsia="es-ES"/>
        </w:rPr>
        <w:fldChar w:fldCharType="separate"/>
      </w:r>
      <w:r w:rsidRPr="00BD2767">
        <w:rPr>
          <w:rFonts w:ascii="Calibri" w:eastAsia="Calibri" w:hAnsi="Calibri"/>
          <w:i/>
          <w:iCs/>
          <w:noProof/>
          <w:color w:val="44546A"/>
          <w:sz w:val="18"/>
          <w:szCs w:val="18"/>
          <w:lang w:eastAsia="es-ES"/>
        </w:rPr>
        <w:t>15</w:t>
      </w:r>
      <w:r w:rsidRPr="00BD2767">
        <w:rPr>
          <w:rFonts w:ascii="Calibri" w:eastAsia="Calibri" w:hAnsi="Calibri"/>
          <w:i/>
          <w:iCs/>
          <w:color w:val="44546A"/>
          <w:sz w:val="18"/>
          <w:szCs w:val="18"/>
          <w:lang w:eastAsia="es-ES"/>
        </w:rPr>
        <w:fldChar w:fldCharType="end"/>
      </w:r>
      <w:r w:rsidRPr="00BD2767">
        <w:rPr>
          <w:rFonts w:ascii="Calibri" w:eastAsia="Calibri" w:hAnsi="Calibri"/>
          <w:i/>
          <w:iCs/>
          <w:color w:val="44546A"/>
          <w:sz w:val="18"/>
          <w:szCs w:val="18"/>
          <w:lang w:eastAsia="es-ES"/>
        </w:rPr>
        <w:t>: I-beacons</w:t>
      </w:r>
      <w:bookmarkEnd w:id="20"/>
    </w:p>
    <w:p w:rsidR="00207B14" w:rsidRPr="00BD2767" w:rsidRDefault="00207B14" w:rsidP="00207B14">
      <w:pPr>
        <w:spacing w:after="160" w:line="259" w:lineRule="auto"/>
        <w:ind w:left="720"/>
        <w:contextualSpacing/>
        <w:rPr>
          <w:rFonts w:ascii="Calibri" w:eastAsia="Calibri" w:hAnsi="Calibri"/>
          <w:sz w:val="22"/>
          <w:szCs w:val="22"/>
          <w:lang w:eastAsia="es-ES"/>
        </w:rPr>
      </w:pPr>
      <w:r w:rsidRPr="00BD2767">
        <w:rPr>
          <w:rFonts w:ascii="Calibri" w:eastAsia="Calibri" w:hAnsi="Calibri"/>
          <w:sz w:val="22"/>
          <w:szCs w:val="22"/>
          <w:lang w:eastAsia="es-ES"/>
        </w:rPr>
        <w:t>El que tiene  caja  ha costado 14€ y el que viene sin caja 12€ con gastos de envió incluidos. Si se compran en grandes cantidades el precio llega a reducirse hasta los 4€ por unidad.</w:t>
      </w:r>
    </w:p>
    <w:p w:rsidR="00207B14" w:rsidRPr="00BD2767" w:rsidRDefault="00207B14" w:rsidP="00207B14">
      <w:pPr>
        <w:keepNext/>
        <w:keepLines/>
        <w:numPr>
          <w:ilvl w:val="0"/>
          <w:numId w:val="16"/>
        </w:numPr>
        <w:spacing w:before="480" w:after="160" w:line="259" w:lineRule="auto"/>
        <w:ind w:left="0" w:firstLine="0"/>
        <w:outlineLvl w:val="0"/>
        <w:rPr>
          <w:rFonts w:ascii="Calibri Light" w:eastAsia="Times New Roman" w:hAnsi="Calibri Light"/>
          <w:b/>
          <w:bCs/>
          <w:noProof/>
          <w:color w:val="2E74B5"/>
          <w:sz w:val="28"/>
          <w:szCs w:val="28"/>
          <w:lang w:eastAsia="es-ES"/>
        </w:rPr>
      </w:pPr>
      <w:bookmarkStart w:id="21" w:name="_Toc429745667"/>
      <w:r w:rsidRPr="00BD2767">
        <w:rPr>
          <w:rFonts w:ascii="Calibri Light" w:eastAsia="Times New Roman" w:hAnsi="Calibri Light"/>
          <w:b/>
          <w:bCs/>
          <w:color w:val="2E74B5"/>
          <w:sz w:val="28"/>
          <w:szCs w:val="28"/>
          <w:lang w:eastAsia="es-ES"/>
        </w:rPr>
        <w:t>INDICE DE ILUSTRACIONES</w:t>
      </w:r>
      <w:bookmarkEnd w:id="21"/>
      <w:r w:rsidRPr="00BD2767">
        <w:rPr>
          <w:rFonts w:ascii="Calibri Light" w:eastAsia="Times New Roman" w:hAnsi="Calibri Light"/>
          <w:b/>
          <w:bCs/>
          <w:color w:val="2E74B5"/>
          <w:sz w:val="28"/>
          <w:szCs w:val="28"/>
          <w:lang w:eastAsia="es-ES"/>
        </w:rPr>
        <w:fldChar w:fldCharType="begin"/>
      </w:r>
      <w:r w:rsidRPr="00BD2767">
        <w:rPr>
          <w:rFonts w:ascii="Calibri Light" w:eastAsia="Times New Roman" w:hAnsi="Calibri Light"/>
          <w:b/>
          <w:bCs/>
          <w:color w:val="2E74B5"/>
          <w:sz w:val="28"/>
          <w:szCs w:val="28"/>
          <w:lang w:eastAsia="es-ES"/>
        </w:rPr>
        <w:instrText xml:space="preserve"> TOC \h \z \c "Ilustración" </w:instrText>
      </w:r>
      <w:r w:rsidRPr="00BD2767">
        <w:rPr>
          <w:rFonts w:ascii="Calibri Light" w:eastAsia="Times New Roman" w:hAnsi="Calibri Light"/>
          <w:b/>
          <w:bCs/>
          <w:color w:val="2E74B5"/>
          <w:sz w:val="28"/>
          <w:szCs w:val="28"/>
          <w:lang w:eastAsia="es-ES"/>
        </w:rPr>
        <w:fldChar w:fldCharType="separate"/>
      </w:r>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05" w:history="1">
        <w:r w:rsidRPr="00BD2767">
          <w:rPr>
            <w:rFonts w:ascii="Calibri" w:eastAsia="Calibri" w:hAnsi="Calibri"/>
            <w:noProof/>
            <w:color w:val="8EAADB"/>
            <w:u w:val="single"/>
            <w:lang w:eastAsia="es-ES"/>
          </w:rPr>
          <w:t>Ilustración 1: Descargar APP desde la web</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_Toc429746205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2</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06" w:history="1">
        <w:r w:rsidRPr="00BD2767">
          <w:rPr>
            <w:rFonts w:ascii="Calibri" w:eastAsia="Calibri" w:hAnsi="Calibri"/>
            <w:noProof/>
            <w:color w:val="8EAADB"/>
            <w:u w:val="single"/>
            <w:lang w:eastAsia="es-ES"/>
          </w:rPr>
          <w:t>Ilustración 2: Configurar seguridad</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_Toc429746206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2</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07" w:history="1">
        <w:r w:rsidRPr="00BD2767">
          <w:rPr>
            <w:rFonts w:ascii="Calibri" w:eastAsia="Calibri" w:hAnsi="Calibri"/>
            <w:noProof/>
            <w:color w:val="8EAADB"/>
            <w:u w:val="single"/>
            <w:lang w:eastAsia="es-ES"/>
          </w:rPr>
          <w:t>Ilustración</w:t>
        </w:r>
        <w:r w:rsidRPr="00BD2767">
          <w:rPr>
            <w:rFonts w:ascii="Calibri" w:eastAsia="Calibri" w:hAnsi="Calibri"/>
            <w:noProof/>
            <w:color w:val="8EAADB"/>
            <w:u w:val="single"/>
            <w:lang w:val="en-US" w:eastAsia="es-ES"/>
          </w:rPr>
          <w:t xml:space="preserve"> 3: Permitir Fuentes </w:t>
        </w:r>
        <w:r w:rsidRPr="00BD2767">
          <w:rPr>
            <w:rFonts w:ascii="Calibri" w:eastAsia="Calibri" w:hAnsi="Calibri"/>
            <w:noProof/>
            <w:color w:val="8EAADB"/>
            <w:u w:val="single"/>
            <w:lang w:eastAsia="es-ES"/>
          </w:rPr>
          <w:t>desconocidas</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_Toc429746207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3</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08" w:history="1">
        <w:r w:rsidRPr="00BD2767">
          <w:rPr>
            <w:rFonts w:ascii="Calibri" w:eastAsia="Calibri" w:hAnsi="Calibri"/>
            <w:noProof/>
            <w:color w:val="8EAADB"/>
            <w:u w:val="single"/>
            <w:lang w:eastAsia="es-ES"/>
          </w:rPr>
          <w:t>Ilustración 4: Abrir correo electrónico</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_Toc429746208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3</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09" w:history="1">
        <w:r w:rsidRPr="00BD2767">
          <w:rPr>
            <w:rFonts w:ascii="Calibri" w:eastAsia="Calibri" w:hAnsi="Calibri"/>
            <w:noProof/>
            <w:color w:val="8EAADB"/>
            <w:u w:val="single"/>
            <w:lang w:eastAsia="es-ES"/>
          </w:rPr>
          <w:t>Ilustración 5: Seleccionar correo</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_Toc429746209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4</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0" w:history="1">
        <w:r w:rsidRPr="00BD2767">
          <w:rPr>
            <w:rFonts w:ascii="Calibri" w:eastAsia="Calibri" w:hAnsi="Calibri"/>
            <w:noProof/>
            <w:color w:val="8EAADB"/>
            <w:u w:val="single"/>
            <w:lang w:eastAsia="es-ES"/>
          </w:rPr>
          <w:t>Ilustración 6: Instalación</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_Toc429746210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5</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1" w:history="1">
        <w:r w:rsidRPr="00BD2767">
          <w:rPr>
            <w:rFonts w:ascii="Calibri" w:eastAsia="Calibri" w:hAnsi="Calibri"/>
            <w:noProof/>
            <w:color w:val="8EAADB"/>
            <w:u w:val="single"/>
            <w:lang w:eastAsia="es-ES"/>
          </w:rPr>
          <w:t>Ilustración 7: Abrir aplicación</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_Toc429746211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6</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2" w:history="1">
        <w:r w:rsidRPr="00BD2767">
          <w:rPr>
            <w:rFonts w:ascii="Calibri" w:eastAsia="Calibri" w:hAnsi="Calibri"/>
            <w:noProof/>
            <w:color w:val="8EAADB"/>
            <w:u w:val="single"/>
            <w:lang w:eastAsia="es-ES"/>
          </w:rPr>
          <w:t>Ilustración 8: Primer arranque de la aplicación</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_Toc429746212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7</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3" w:history="1">
        <w:r w:rsidRPr="00BD2767">
          <w:rPr>
            <w:rFonts w:ascii="Calibri" w:eastAsia="Calibri" w:hAnsi="Calibri"/>
            <w:noProof/>
            <w:color w:val="8EAADB"/>
            <w:u w:val="single"/>
            <w:lang w:eastAsia="es-ES"/>
          </w:rPr>
          <w:t>Ilustración 9: Configuración de la aplicación</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_Toc429746213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8</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4" w:history="1">
        <w:r w:rsidRPr="00BD2767">
          <w:rPr>
            <w:rFonts w:ascii="Calibri" w:eastAsia="Calibri" w:hAnsi="Calibri"/>
            <w:noProof/>
            <w:color w:val="8EAADB"/>
            <w:u w:val="single"/>
            <w:lang w:eastAsia="es-ES"/>
          </w:rPr>
          <w:t>Ilustración 10: Comencemos</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_Toc429746214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9</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5" w:history="1">
        <w:r w:rsidRPr="00BD2767">
          <w:rPr>
            <w:rFonts w:ascii="Calibri" w:eastAsia="Calibri" w:hAnsi="Calibri"/>
            <w:noProof/>
            <w:color w:val="8EAADB"/>
            <w:u w:val="single"/>
            <w:lang w:eastAsia="es-ES"/>
          </w:rPr>
          <w:t>Ilustración 11: Modo Instalador, primer acceso</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_Toc429746215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9</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6" w:history="1">
        <w:r w:rsidRPr="00BD2767">
          <w:rPr>
            <w:rFonts w:ascii="Calibri" w:eastAsia="Calibri" w:hAnsi="Calibri"/>
            <w:noProof/>
            <w:color w:val="8EAADB"/>
            <w:u w:val="single"/>
            <w:lang w:eastAsia="es-ES"/>
          </w:rPr>
          <w:t>Ilustración 12: Creando Proyecto Casa.</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_Toc429746216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10</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7" w:history="1">
        <w:r w:rsidRPr="00BD2767">
          <w:rPr>
            <w:rFonts w:ascii="Calibri" w:eastAsia="Calibri" w:hAnsi="Calibri"/>
            <w:noProof/>
            <w:color w:val="8EAADB"/>
            <w:u w:val="single"/>
            <w:lang w:eastAsia="es-ES"/>
          </w:rPr>
          <w:t>Ilustración 13: Detectando televisor de casa</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_Toc429746217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11</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8" w:history="1">
        <w:r w:rsidRPr="00BD2767">
          <w:rPr>
            <w:rFonts w:ascii="Calibri" w:eastAsia="Calibri" w:hAnsi="Calibri"/>
            <w:noProof/>
            <w:color w:val="8EAADB"/>
            <w:u w:val="single"/>
            <w:lang w:eastAsia="es-ES"/>
          </w:rPr>
          <w:t>Ilustración 14: i-Beacon guardado</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_Toc429746218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12</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right" w:leader="dot" w:pos="8494"/>
        </w:tabs>
        <w:spacing w:line="259" w:lineRule="auto"/>
        <w:rPr>
          <w:rFonts w:ascii="Calibri" w:eastAsia="Times New Roman" w:hAnsi="Calibri"/>
          <w:noProof/>
          <w:color w:val="8EAADB"/>
          <w:lang w:eastAsia="es-ES"/>
        </w:rPr>
      </w:pPr>
      <w:hyperlink w:anchor="_Toc429746219" w:history="1">
        <w:r w:rsidRPr="00BD2767">
          <w:rPr>
            <w:rFonts w:ascii="Calibri" w:eastAsia="Calibri" w:hAnsi="Calibri"/>
            <w:noProof/>
            <w:color w:val="8EAADB"/>
            <w:u w:val="single"/>
            <w:lang w:eastAsia="es-ES"/>
          </w:rPr>
          <w:t>Ilustración 15: I-beacons</w:t>
        </w:r>
        <w:r w:rsidRPr="00BD2767">
          <w:rPr>
            <w:rFonts w:ascii="Calibri" w:eastAsia="Calibri" w:hAnsi="Calibri"/>
            <w:noProof/>
            <w:webHidden/>
            <w:color w:val="8EAADB"/>
            <w:lang w:eastAsia="es-ES"/>
          </w:rPr>
          <w:tab/>
        </w:r>
        <w:r w:rsidRPr="00BD2767">
          <w:rPr>
            <w:rFonts w:ascii="Calibri" w:eastAsia="Calibri" w:hAnsi="Calibri"/>
            <w:noProof/>
            <w:webHidden/>
            <w:color w:val="8EAADB"/>
            <w:lang w:eastAsia="es-ES"/>
          </w:rPr>
          <w:fldChar w:fldCharType="begin"/>
        </w:r>
        <w:r w:rsidRPr="00BD2767">
          <w:rPr>
            <w:rFonts w:ascii="Calibri" w:eastAsia="Calibri" w:hAnsi="Calibri"/>
            <w:noProof/>
            <w:webHidden/>
            <w:color w:val="8EAADB"/>
            <w:lang w:eastAsia="es-ES"/>
          </w:rPr>
          <w:instrText xml:space="preserve"> PAGEREF _Toc429746219 \h </w:instrText>
        </w:r>
        <w:r w:rsidRPr="00BD2767">
          <w:rPr>
            <w:rFonts w:ascii="Calibri" w:eastAsia="Calibri" w:hAnsi="Calibri"/>
            <w:noProof/>
            <w:webHidden/>
            <w:color w:val="8EAADB"/>
            <w:lang w:eastAsia="es-ES"/>
          </w:rPr>
        </w:r>
        <w:r w:rsidRPr="00BD2767">
          <w:rPr>
            <w:rFonts w:ascii="Calibri" w:eastAsia="Calibri" w:hAnsi="Calibri"/>
            <w:noProof/>
            <w:webHidden/>
            <w:color w:val="8EAADB"/>
            <w:lang w:eastAsia="es-ES"/>
          </w:rPr>
          <w:fldChar w:fldCharType="separate"/>
        </w:r>
        <w:r w:rsidRPr="00BD2767">
          <w:rPr>
            <w:rFonts w:ascii="Calibri" w:eastAsia="Calibri" w:hAnsi="Calibri"/>
            <w:noProof/>
            <w:webHidden/>
            <w:color w:val="8EAADB"/>
            <w:lang w:eastAsia="es-ES"/>
          </w:rPr>
          <w:t>13</w:t>
        </w:r>
        <w:r w:rsidRPr="00BD2767">
          <w:rPr>
            <w:rFonts w:ascii="Calibri" w:eastAsia="Calibri" w:hAnsi="Calibri"/>
            <w:noProof/>
            <w:webHidden/>
            <w:color w:val="8EAADB"/>
            <w:lang w:eastAsia="es-ES"/>
          </w:rPr>
          <w:fldChar w:fldCharType="end"/>
        </w:r>
      </w:hyperlink>
    </w:p>
    <w:p w:rsidR="00207B14" w:rsidRPr="00BD2767" w:rsidRDefault="00207B14" w:rsidP="00207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sidRPr="00BD2767">
        <w:rPr>
          <w:rFonts w:ascii="Courier New" w:eastAsia="Times New Roman" w:hAnsi="Courier New" w:cs="Courier New"/>
          <w:color w:val="2E74B5"/>
          <w:sz w:val="20"/>
          <w:szCs w:val="20"/>
          <w:lang w:eastAsia="es-ES"/>
        </w:rPr>
        <w:fldChar w:fldCharType="end"/>
      </w:r>
    </w:p>
    <w:p w:rsidR="00207B14" w:rsidRDefault="00207B14" w:rsidP="00207B14">
      <w:pPr>
        <w:pStyle w:val="Textoindependiente"/>
      </w:pPr>
    </w:p>
    <w:p w:rsidR="00F27661" w:rsidRPr="008C4C27" w:rsidRDefault="00F27661" w:rsidP="00207B14">
      <w:pPr>
        <w:pStyle w:val="Ttulo1"/>
      </w:pPr>
    </w:p>
    <w:sectPr w:rsidR="00F27661" w:rsidRPr="008C4C27">
      <w:headerReference w:type="even" r:id="rId28"/>
      <w:headerReference w:type="default" r:id="rId29"/>
      <w:footerReference w:type="even" r:id="rId30"/>
      <w:footerReference w:type="default" r:id="rId31"/>
      <w:headerReference w:type="first" r:id="rId32"/>
      <w:footerReference w:type="firs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249" w:rsidRDefault="00E34249" w:rsidP="00013A2B">
      <w:r>
        <w:separator/>
      </w:r>
    </w:p>
  </w:endnote>
  <w:endnote w:type="continuationSeparator" w:id="0">
    <w:p w:rsidR="00E34249" w:rsidRDefault="00E34249" w:rsidP="00013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B14" w:rsidRDefault="00207B1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C0" w:rsidRPr="00013A2B" w:rsidRDefault="002B7EC0" w:rsidP="00013A2B">
    <w:pPr>
      <w:tabs>
        <w:tab w:val="center" w:pos="4550"/>
        <w:tab w:val="left" w:pos="5818"/>
      </w:tabs>
      <w:ind w:right="260"/>
      <w:jc w:val="right"/>
      <w:rPr>
        <w:rFonts w:ascii="Calibri" w:eastAsia="Calibri" w:hAnsi="Calibri"/>
        <w:color w:val="222A35"/>
        <w:lang w:eastAsia="en-US"/>
      </w:rPr>
    </w:pPr>
    <w:r w:rsidRPr="00013A2B">
      <w:rPr>
        <w:rFonts w:ascii="Calibri" w:eastAsia="Calibri" w:hAnsi="Calibri"/>
        <w:color w:val="8496B0"/>
        <w:spacing w:val="60"/>
        <w:lang w:eastAsia="en-US"/>
      </w:rPr>
      <w:t>Página</w:t>
    </w:r>
    <w:r w:rsidRPr="00013A2B">
      <w:rPr>
        <w:rFonts w:ascii="Calibri" w:eastAsia="Calibri" w:hAnsi="Calibri"/>
        <w:color w:val="8496B0"/>
        <w:lang w:eastAsia="en-US"/>
      </w:rPr>
      <w:t xml:space="preserve"> </w:t>
    </w:r>
    <w:r w:rsidRPr="00013A2B">
      <w:rPr>
        <w:rFonts w:ascii="Calibri" w:eastAsia="Calibri" w:hAnsi="Calibri"/>
        <w:color w:val="323E4F"/>
        <w:lang w:eastAsia="en-US"/>
      </w:rPr>
      <w:fldChar w:fldCharType="begin"/>
    </w:r>
    <w:r w:rsidRPr="00013A2B">
      <w:rPr>
        <w:rFonts w:ascii="Calibri" w:eastAsia="Calibri" w:hAnsi="Calibri"/>
        <w:color w:val="323E4F"/>
        <w:lang w:eastAsia="en-US"/>
      </w:rPr>
      <w:instrText>PAGE   \* MERGEFORMAT</w:instrText>
    </w:r>
    <w:r w:rsidRPr="00013A2B">
      <w:rPr>
        <w:rFonts w:ascii="Calibri" w:eastAsia="Calibri" w:hAnsi="Calibri"/>
        <w:color w:val="323E4F"/>
        <w:lang w:eastAsia="en-US"/>
      </w:rPr>
      <w:fldChar w:fldCharType="separate"/>
    </w:r>
    <w:r w:rsidR="00207B14">
      <w:rPr>
        <w:rFonts w:ascii="Calibri" w:eastAsia="Calibri" w:hAnsi="Calibri"/>
        <w:noProof/>
        <w:color w:val="323E4F"/>
        <w:lang w:eastAsia="en-US"/>
      </w:rPr>
      <w:t>1</w:t>
    </w:r>
    <w:r w:rsidRPr="00013A2B">
      <w:rPr>
        <w:rFonts w:ascii="Calibri" w:eastAsia="Calibri" w:hAnsi="Calibri"/>
        <w:color w:val="323E4F"/>
        <w:lang w:eastAsia="en-US"/>
      </w:rPr>
      <w:fldChar w:fldCharType="end"/>
    </w:r>
    <w:r w:rsidRPr="00013A2B">
      <w:rPr>
        <w:rFonts w:ascii="Calibri" w:eastAsia="Calibri" w:hAnsi="Calibri"/>
        <w:color w:val="323E4F"/>
        <w:lang w:eastAsia="en-US"/>
      </w:rPr>
      <w:t xml:space="preserve"> | </w:t>
    </w:r>
    <w:r w:rsidRPr="00013A2B">
      <w:rPr>
        <w:rFonts w:ascii="Calibri" w:eastAsia="Calibri" w:hAnsi="Calibri"/>
        <w:color w:val="323E4F"/>
        <w:lang w:eastAsia="en-US"/>
      </w:rPr>
      <w:fldChar w:fldCharType="begin"/>
    </w:r>
    <w:r w:rsidRPr="00013A2B">
      <w:rPr>
        <w:rFonts w:ascii="Calibri" w:eastAsia="Calibri" w:hAnsi="Calibri"/>
        <w:color w:val="323E4F"/>
        <w:lang w:eastAsia="en-US"/>
      </w:rPr>
      <w:instrText>NUMPAGES  \* Arabic  \* MERGEFORMAT</w:instrText>
    </w:r>
    <w:r w:rsidRPr="00013A2B">
      <w:rPr>
        <w:rFonts w:ascii="Calibri" w:eastAsia="Calibri" w:hAnsi="Calibri"/>
        <w:color w:val="323E4F"/>
        <w:lang w:eastAsia="en-US"/>
      </w:rPr>
      <w:fldChar w:fldCharType="separate"/>
    </w:r>
    <w:r w:rsidR="00207B14">
      <w:rPr>
        <w:rFonts w:ascii="Calibri" w:eastAsia="Calibri" w:hAnsi="Calibri"/>
        <w:noProof/>
        <w:color w:val="323E4F"/>
        <w:lang w:eastAsia="en-US"/>
      </w:rPr>
      <w:t>13</w:t>
    </w:r>
    <w:r w:rsidRPr="00013A2B">
      <w:rPr>
        <w:rFonts w:ascii="Calibri" w:eastAsia="Calibri" w:hAnsi="Calibri"/>
        <w:color w:val="323E4F"/>
        <w:lang w:eastAsia="en-US"/>
      </w:rPr>
      <w:fldChar w:fldCharType="end"/>
    </w:r>
  </w:p>
  <w:p w:rsidR="002B7EC0" w:rsidRDefault="002B7EC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B14" w:rsidRDefault="00207B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249" w:rsidRDefault="00E34249" w:rsidP="00013A2B">
      <w:r>
        <w:separator/>
      </w:r>
    </w:p>
  </w:footnote>
  <w:footnote w:type="continuationSeparator" w:id="0">
    <w:p w:rsidR="00E34249" w:rsidRDefault="00E34249" w:rsidP="00013A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B14" w:rsidRDefault="00207B1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C0" w:rsidRPr="00DF19DE" w:rsidDel="00163BF1" w:rsidRDefault="002B7EC0" w:rsidP="00DF19DE">
    <w:pPr>
      <w:pStyle w:val="Ttulo2"/>
      <w:spacing w:after="240"/>
      <w:rPr>
        <w:del w:id="22" w:author="paco" w:date="2015-03-31T04:00:00Z"/>
        <w:rFonts w:ascii="Times New Roman" w:eastAsia="Times New Roman" w:hAnsi="Times New Roman" w:cs="Times New Roman"/>
        <w:b/>
        <w:bCs/>
        <w:color w:val="auto"/>
        <w:position w:val="6"/>
        <w:sz w:val="22"/>
        <w:szCs w:val="22"/>
        <w:u w:val="thick" w:color="2E74B5" w:themeColor="accent1" w:themeShade="BF"/>
        <w:lang w:eastAsia="es-ES"/>
        <w14:stylisticSets>
          <w14:styleSet w14:id="19"/>
        </w14:stylisticSets>
        <w:rPrChange w:id="23" w:author="paco" w:date="2015-03-31T04:02:00Z">
          <w:rPr>
            <w:del w:id="24" w:author="paco" w:date="2015-03-31T04:00:00Z"/>
            <w:rFonts w:ascii="Times New Roman" w:eastAsia="Times New Roman" w:hAnsi="Times New Roman" w:cs="Times New Roman"/>
            <w:b/>
            <w:bCs/>
            <w:color w:val="auto"/>
            <w:sz w:val="22"/>
            <w:szCs w:val="22"/>
            <w:lang w:eastAsia="es-ES"/>
          </w:rPr>
        </w:rPrChange>
      </w:rPr>
    </w:pPr>
    <w:ins w:id="25" w:author="paco" w:date="2015-03-31T04:00:00Z">
      <w:r w:rsidRPr="00DF19DE">
        <w:rPr>
          <w:b/>
          <w:noProof/>
          <w:color w:val="073763"/>
          <w:position w:val="6"/>
          <w:sz w:val="24"/>
          <w:szCs w:val="24"/>
          <w:u w:val="thick" w:color="2E74B5" w:themeColor="accent1" w:themeShade="BF"/>
          <w14:stylisticSets>
            <w14:styleSet w14:id="19"/>
          </w14:stylisticSets>
        </w:rPr>
        <w:drawing>
          <wp:inline distT="0" distB="0" distL="0" distR="0" wp14:anchorId="4ED22F36" wp14:editId="706A0E0B">
            <wp:extent cx="382979" cy="3829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aKNLECaXc3l2T2Xk1A-Dvana3uaVOSJ60nkJt_q5UwcZUUCLGkNyNL-LVLmB0h9mbyvXPJThFd9re8gX4l-1rspWaTkqdyfiOVFISHMS1rKaAMIliJnNjRWsb9TTafVNXBV4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82979" cy="382979"/>
                    </a:xfrm>
                    <a:prstGeom prst="rect">
                      <a:avLst/>
                    </a:prstGeom>
                    <a:noFill/>
                    <a:ln>
                      <a:noFill/>
                    </a:ln>
                  </pic:spPr>
                </pic:pic>
              </a:graphicData>
            </a:graphic>
          </wp:inline>
        </w:drawing>
      </w:r>
    </w:ins>
    <w:del w:id="26" w:author="paco" w:date="2015-03-31T04:00:00Z">
      <w:r w:rsidRPr="00DF19DE" w:rsidDel="00163BF1">
        <w:rPr>
          <w:b/>
          <w:noProof/>
          <w:position w:val="6"/>
          <w:sz w:val="24"/>
          <w:szCs w:val="24"/>
          <w:u w:val="thick" w:color="2E74B5" w:themeColor="accent1" w:themeShade="BF"/>
          <w14:stylisticSets>
            <w14:styleSet w14:id="19"/>
          </w14:stylisticSets>
        </w:rPr>
        <mc:AlternateContent>
          <mc:Choice Requires="wps">
            <w:drawing>
              <wp:anchor distT="0" distB="0" distL="114300" distR="114300" simplePos="0" relativeHeight="251680768" behindDoc="0" locked="0" layoutInCell="1" allowOverlap="1" wp14:anchorId="2FA9BDA0" wp14:editId="1DDC5FE5">
                <wp:simplePos x="0" y="0"/>
                <wp:positionH relativeFrom="margin">
                  <wp:posOffset>8890</wp:posOffset>
                </wp:positionH>
                <wp:positionV relativeFrom="paragraph">
                  <wp:posOffset>754380</wp:posOffset>
                </wp:positionV>
                <wp:extent cx="5372100" cy="15240"/>
                <wp:effectExtent l="0" t="0" r="19050" b="22860"/>
                <wp:wrapNone/>
                <wp:docPr id="8" name="Conector recto 4"/>
                <wp:cNvGraphicFramePr/>
                <a:graphic xmlns:a="http://schemas.openxmlformats.org/drawingml/2006/main">
                  <a:graphicData uri="http://schemas.microsoft.com/office/word/2010/wordprocessingShape">
                    <wps:wsp>
                      <wps:cNvCnPr/>
                      <wps:spPr>
                        <a:xfrm>
                          <a:off x="0" y="0"/>
                          <a:ext cx="5372100" cy="1524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8C22D" id="Conector recto 4"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59.4pt" to="423.7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" strokecolor="#4472c4 [3208]" strokeweight="1.5pt">
                <v:stroke joinstyle="miter"/>
                <w10:wrap anchorx="margin"/>
              </v:line>
            </w:pict>
          </mc:Fallback>
        </mc:AlternateContent>
      </w:r>
    </w:del>
    <w:r w:rsidR="00DF19DE" w:rsidRPr="00DF19DE">
      <w:rPr>
        <w:b/>
        <w:position w:val="6"/>
        <w:sz w:val="24"/>
        <w:szCs w:val="24"/>
        <w:u w:val="thick" w:color="2E74B5" w:themeColor="accent1" w:themeShade="BF"/>
        <w14:stylisticSets>
          <w14:styleSet w14:id="19"/>
        </w14:stylisticSets>
      </w:rPr>
      <w:t>i-</w:t>
    </w:r>
    <w:r w:rsidRPr="00DF19DE">
      <w:rPr>
        <w:b/>
        <w:position w:val="6"/>
        <w:sz w:val="24"/>
        <w:szCs w:val="24"/>
        <w:u w:val="thick" w:color="2E74B5" w:themeColor="accent1" w:themeShade="BF"/>
        <w14:stylisticSets>
          <w14:styleSet w14:id="19"/>
        </w14:stylisticSets>
      </w:rPr>
      <w:t>BoBlind</w:t>
    </w:r>
    <w:r w:rsidR="00DF19DE" w:rsidRPr="00DF19DE">
      <w:rPr>
        <w:b/>
        <w:position w:val="6"/>
        <w:sz w:val="24"/>
        <w:szCs w:val="24"/>
        <w:u w:val="thick" w:color="2E74B5" w:themeColor="accent1" w:themeShade="BF"/>
        <w14:stylisticSets>
          <w14:styleSet w14:id="19"/>
        </w14:stylisticSets>
      </w:rPr>
      <w:t xml:space="preserve"> </w:t>
    </w:r>
    <w:r w:rsidRPr="00DF19DE">
      <w:rPr>
        <w:b/>
        <w:position w:val="6"/>
        <w:sz w:val="24"/>
        <w:szCs w:val="24"/>
        <w:u w:val="thick" w:color="2E74B5" w:themeColor="accent1" w:themeShade="BF"/>
        <w14:stylisticSets>
          <w14:styleSet w14:id="19"/>
        </w14:stylisticSets>
      </w:rPr>
      <w:t xml:space="preserve">: </w:t>
    </w:r>
    <w:r w:rsidR="00207B14">
      <w:rPr>
        <w:b/>
        <w:position w:val="6"/>
        <w:u w:val="thick" w:color="2E74B5" w:themeColor="accent1" w:themeShade="BF"/>
        <w14:stylisticSets>
          <w14:styleSet w14:id="19"/>
        </w14:stylisticSets>
      </w:rPr>
      <w:t>Manual de Usuario, prueba de concepto</w:t>
    </w:r>
    <w:r w:rsidR="00207B14">
      <w:rPr>
        <w:b/>
        <w:color w:val="5B9BD5" w:themeColor="accent1"/>
        <w:position w:val="6"/>
        <w:u w:val="thick" w:color="2E74B5" w:themeColor="accent1" w:themeShade="BF"/>
        <w14:stylisticSets>
          <w14:styleSet w14:id="19"/>
        </w14:stylisticSets>
      </w:rPr>
      <w:t xml:space="preserve">  </w:t>
    </w:r>
    <w:bookmarkStart w:id="27" w:name="_GoBack"/>
    <w:bookmarkEnd w:id="27"/>
    <w:r w:rsidR="00DF19DE" w:rsidRPr="00DF19DE">
      <w:rPr>
        <w:b/>
        <w:color w:val="5B9BD5" w:themeColor="accent1"/>
        <w:position w:val="6"/>
        <w:sz w:val="24"/>
        <w:szCs w:val="24"/>
        <w:u w:val="thick" w:color="2E74B5" w:themeColor="accent1" w:themeShade="BF"/>
        <w14:stylisticSets>
          <w14:styleSet w14:id="19"/>
        </w14:stylisticSets>
      </w:rPr>
      <w:t xml:space="preserve"> </w:t>
    </w:r>
    <w:ins w:id="28" w:author="paco" w:date="2015-03-31T04:02:00Z">
      <w:r w:rsidRPr="00DF19DE">
        <w:rPr>
          <w:color w:val="5B9BD5" w:themeColor="accent1"/>
          <w:position w:val="6"/>
          <w:u w:val="thick" w:color="2E74B5" w:themeColor="accent1" w:themeShade="BF"/>
          <w14:stylisticSets>
            <w14:styleSet w14:id="19"/>
          </w14:stylisticSets>
          <w:rPrChange w:id="29" w:author="paco" w:date="2015-03-31T04:02:00Z">
            <w:rPr>
              <w:color w:val="5B9BD5" w:themeColor="accent1"/>
            </w:rPr>
          </w:rPrChange>
        </w:rPr>
        <w:t xml:space="preserve">Leonor </w:t>
      </w:r>
    </w:ins>
    <w:r w:rsidR="00DF19DE" w:rsidRPr="00DF19DE">
      <w:rPr>
        <w:color w:val="5B9BD5" w:themeColor="accent1"/>
        <w:position w:val="6"/>
        <w:u w:val="thick" w:color="2E74B5" w:themeColor="accent1" w:themeShade="BF"/>
        <w14:stylisticSets>
          <w14:styleSet w14:id="19"/>
        </w14:stylisticSets>
      </w:rPr>
      <w:t>Martínez</w:t>
    </w:r>
    <w:ins w:id="30" w:author="paco" w:date="2015-03-31T04:02:00Z">
      <w:r w:rsidRPr="00DF19DE">
        <w:rPr>
          <w:color w:val="5B9BD5" w:themeColor="accent1"/>
          <w:position w:val="6"/>
          <w:u w:val="thick" w:color="2E74B5" w:themeColor="accent1" w:themeShade="BF"/>
          <w14:stylisticSets>
            <w14:styleSet w14:id="19"/>
          </w14:stylisticSets>
          <w:rPrChange w:id="31" w:author="paco" w:date="2015-03-31T04:02:00Z">
            <w:rPr>
              <w:color w:val="5B9BD5" w:themeColor="accent1"/>
            </w:rPr>
          </w:rPrChange>
        </w:rPr>
        <w:t xml:space="preserve"> Mesas</w:t>
      </w:r>
    </w:ins>
    <w:del w:id="32" w:author="paco" w:date="2015-03-31T04:00:00Z">
      <w:r w:rsidRPr="00DF19DE" w:rsidDel="00163BF1">
        <w:rPr>
          <w:position w:val="6"/>
          <w:u w:val="thick" w:color="2E74B5" w:themeColor="accent1" w:themeShade="BF"/>
          <w14:stylisticSets>
            <w14:styleSet w14:id="19"/>
          </w14:stylisticSets>
          <w:rPrChange w:id="33" w:author="paco" w:date="2015-03-31T04:02:00Z">
            <w:rPr/>
          </w:rPrChange>
        </w:rPr>
        <w:delText xml:space="preserve">                                          Leonor Martínez Mesas, </w:delText>
      </w:r>
      <w:r w:rsidRPr="00DF19DE" w:rsidDel="00163BF1">
        <w:rPr>
          <w:position w:val="6"/>
          <w:sz w:val="20"/>
          <w:szCs w:val="20"/>
          <w:u w:val="thick" w:color="2E74B5" w:themeColor="accent1" w:themeShade="BF"/>
          <w14:stylisticSets>
            <w14:styleSet w14:id="19"/>
          </w14:stylisticSets>
          <w:rPrChange w:id="34" w:author="paco" w:date="2015-03-31T04:02:00Z">
            <w:rPr>
              <w:sz w:val="20"/>
              <w:szCs w:val="20"/>
            </w:rPr>
          </w:rPrChange>
        </w:rPr>
        <w:delText>TALENTUM STARTUPs</w:delText>
      </w:r>
    </w:del>
  </w:p>
  <w:p w:rsidR="002B7EC0" w:rsidRPr="00DF19DE" w:rsidRDefault="002B7EC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B14" w:rsidRDefault="00207B1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50285"/>
    <w:multiLevelType w:val="hybridMultilevel"/>
    <w:tmpl w:val="A04864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D560C2"/>
    <w:multiLevelType w:val="hybridMultilevel"/>
    <w:tmpl w:val="DF1A6E5E"/>
    <w:lvl w:ilvl="0" w:tplc="EFEA74E6">
      <w:start w:val="1"/>
      <w:numFmt w:val="decimal"/>
      <w:lvlText w:val="%1."/>
      <w:lvlJc w:val="left"/>
      <w:pPr>
        <w:ind w:left="720" w:hanging="360"/>
      </w:pPr>
      <w:rPr>
        <w:rFonts w:hint="default"/>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F702CF"/>
    <w:multiLevelType w:val="hybridMultilevel"/>
    <w:tmpl w:val="72B4FDB6"/>
    <w:lvl w:ilvl="0" w:tplc="ADDC773A">
      <w:start w:val="4"/>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38743C2"/>
    <w:multiLevelType w:val="hybridMultilevel"/>
    <w:tmpl w:val="6B540052"/>
    <w:lvl w:ilvl="0" w:tplc="ADDC773A">
      <w:start w:val="4"/>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F6595"/>
    <w:multiLevelType w:val="hybridMultilevel"/>
    <w:tmpl w:val="A41EB6B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503D6C"/>
    <w:multiLevelType w:val="hybridMultilevel"/>
    <w:tmpl w:val="D71C06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3866B2"/>
    <w:multiLevelType w:val="hybridMultilevel"/>
    <w:tmpl w:val="F70AE2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5D7751"/>
    <w:multiLevelType w:val="hybridMultilevel"/>
    <w:tmpl w:val="421A2AFA"/>
    <w:lvl w:ilvl="0" w:tplc="31D62A2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7E53BF8"/>
    <w:multiLevelType w:val="hybridMultilevel"/>
    <w:tmpl w:val="D5F6EE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27D40"/>
    <w:multiLevelType w:val="hybridMultilevel"/>
    <w:tmpl w:val="83FCD51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D205DD0"/>
    <w:multiLevelType w:val="hybridMultilevel"/>
    <w:tmpl w:val="8E305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03799C"/>
    <w:multiLevelType w:val="hybridMultilevel"/>
    <w:tmpl w:val="0292006C"/>
    <w:lvl w:ilvl="0" w:tplc="9A2AA1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B76245"/>
    <w:multiLevelType w:val="hybridMultilevel"/>
    <w:tmpl w:val="C55E3CB2"/>
    <w:lvl w:ilvl="0" w:tplc="3BB4F7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391AB2"/>
    <w:multiLevelType w:val="hybridMultilevel"/>
    <w:tmpl w:val="4C6C3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2BB3986"/>
    <w:multiLevelType w:val="hybridMultilevel"/>
    <w:tmpl w:val="EE9ED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ED06A0"/>
    <w:multiLevelType w:val="hybridMultilevel"/>
    <w:tmpl w:val="689A7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0C35A19"/>
    <w:multiLevelType w:val="hybridMultilevel"/>
    <w:tmpl w:val="45BEEBE0"/>
    <w:lvl w:ilvl="0" w:tplc="6F3E3F30">
      <w:start w:val="1"/>
      <w:numFmt w:val="decimal"/>
      <w:lvlText w:val="%1."/>
      <w:lvlJc w:val="left"/>
      <w:pPr>
        <w:ind w:left="360" w:hanging="360"/>
      </w:pPr>
      <w:rPr>
        <w:rFonts w:hint="default"/>
        <w:lang w:val="en-U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6509444E"/>
    <w:multiLevelType w:val="hybridMultilevel"/>
    <w:tmpl w:val="3F0E713E"/>
    <w:lvl w:ilvl="0" w:tplc="0C0A000F">
      <w:start w:val="1"/>
      <w:numFmt w:val="decimal"/>
      <w:lvlText w:val="%1."/>
      <w:lvlJc w:val="left"/>
      <w:pPr>
        <w:ind w:left="1080" w:hanging="360"/>
      </w:pPr>
      <w:rPr>
        <w:rFont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EA925D7"/>
    <w:multiLevelType w:val="hybridMultilevel"/>
    <w:tmpl w:val="A06260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5F66F9"/>
    <w:multiLevelType w:val="hybridMultilevel"/>
    <w:tmpl w:val="9B6874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5592BEC"/>
    <w:multiLevelType w:val="hybridMultilevel"/>
    <w:tmpl w:val="910264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A3354E8"/>
    <w:multiLevelType w:val="hybridMultilevel"/>
    <w:tmpl w:val="45345F92"/>
    <w:lvl w:ilvl="0" w:tplc="DF0C732E">
      <w:start w:val="1"/>
      <w:numFmt w:val="bullet"/>
      <w:lvlText w:val=""/>
      <w:lvlJc w:val="left"/>
      <w:pPr>
        <w:tabs>
          <w:tab w:val="num" w:pos="933"/>
        </w:tabs>
        <w:ind w:left="936" w:hanging="360"/>
      </w:pPr>
      <w:rPr>
        <w:rFonts w:ascii="Symbol" w:hAnsi="Symbol" w:hint="default"/>
      </w:rPr>
    </w:lvl>
    <w:lvl w:ilvl="1" w:tplc="0C0A0019" w:tentative="1">
      <w:start w:val="1"/>
      <w:numFmt w:val="lowerLetter"/>
      <w:lvlText w:val="%2."/>
      <w:lvlJc w:val="left"/>
      <w:pPr>
        <w:tabs>
          <w:tab w:val="num" w:pos="2016"/>
        </w:tabs>
        <w:ind w:left="2016" w:hanging="360"/>
      </w:pPr>
    </w:lvl>
    <w:lvl w:ilvl="2" w:tplc="0C0A001B" w:tentative="1">
      <w:start w:val="1"/>
      <w:numFmt w:val="lowerRoman"/>
      <w:lvlText w:val="%3."/>
      <w:lvlJc w:val="right"/>
      <w:pPr>
        <w:tabs>
          <w:tab w:val="num" w:pos="2736"/>
        </w:tabs>
        <w:ind w:left="2736" w:hanging="180"/>
      </w:pPr>
    </w:lvl>
    <w:lvl w:ilvl="3" w:tplc="0C0A000F" w:tentative="1">
      <w:start w:val="1"/>
      <w:numFmt w:val="decimal"/>
      <w:lvlText w:val="%4."/>
      <w:lvlJc w:val="left"/>
      <w:pPr>
        <w:tabs>
          <w:tab w:val="num" w:pos="3456"/>
        </w:tabs>
        <w:ind w:left="3456" w:hanging="360"/>
      </w:pPr>
    </w:lvl>
    <w:lvl w:ilvl="4" w:tplc="0C0A0019" w:tentative="1">
      <w:start w:val="1"/>
      <w:numFmt w:val="lowerLetter"/>
      <w:lvlText w:val="%5."/>
      <w:lvlJc w:val="left"/>
      <w:pPr>
        <w:tabs>
          <w:tab w:val="num" w:pos="4176"/>
        </w:tabs>
        <w:ind w:left="4176" w:hanging="360"/>
      </w:pPr>
    </w:lvl>
    <w:lvl w:ilvl="5" w:tplc="0C0A001B" w:tentative="1">
      <w:start w:val="1"/>
      <w:numFmt w:val="lowerRoman"/>
      <w:lvlText w:val="%6."/>
      <w:lvlJc w:val="right"/>
      <w:pPr>
        <w:tabs>
          <w:tab w:val="num" w:pos="4896"/>
        </w:tabs>
        <w:ind w:left="4896" w:hanging="180"/>
      </w:pPr>
    </w:lvl>
    <w:lvl w:ilvl="6" w:tplc="0C0A000F" w:tentative="1">
      <w:start w:val="1"/>
      <w:numFmt w:val="decimal"/>
      <w:lvlText w:val="%7."/>
      <w:lvlJc w:val="left"/>
      <w:pPr>
        <w:tabs>
          <w:tab w:val="num" w:pos="5616"/>
        </w:tabs>
        <w:ind w:left="5616" w:hanging="360"/>
      </w:pPr>
    </w:lvl>
    <w:lvl w:ilvl="7" w:tplc="0C0A0019" w:tentative="1">
      <w:start w:val="1"/>
      <w:numFmt w:val="lowerLetter"/>
      <w:lvlText w:val="%8."/>
      <w:lvlJc w:val="left"/>
      <w:pPr>
        <w:tabs>
          <w:tab w:val="num" w:pos="6336"/>
        </w:tabs>
        <w:ind w:left="6336" w:hanging="360"/>
      </w:pPr>
    </w:lvl>
    <w:lvl w:ilvl="8" w:tplc="0C0A001B" w:tentative="1">
      <w:start w:val="1"/>
      <w:numFmt w:val="lowerRoman"/>
      <w:lvlText w:val="%9."/>
      <w:lvlJc w:val="right"/>
      <w:pPr>
        <w:tabs>
          <w:tab w:val="num" w:pos="7056"/>
        </w:tabs>
        <w:ind w:left="7056" w:hanging="180"/>
      </w:pPr>
    </w:lvl>
  </w:abstractNum>
  <w:abstractNum w:abstractNumId="22" w15:restartNumberingAfterBreak="0">
    <w:nsid w:val="7B937736"/>
    <w:multiLevelType w:val="hybridMultilevel"/>
    <w:tmpl w:val="67967A8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3"/>
  </w:num>
  <w:num w:numId="4">
    <w:abstractNumId w:val="5"/>
  </w:num>
  <w:num w:numId="5">
    <w:abstractNumId w:val="19"/>
  </w:num>
  <w:num w:numId="6">
    <w:abstractNumId w:val="15"/>
  </w:num>
  <w:num w:numId="7">
    <w:abstractNumId w:val="12"/>
  </w:num>
  <w:num w:numId="8">
    <w:abstractNumId w:val="9"/>
  </w:num>
  <w:num w:numId="9">
    <w:abstractNumId w:val="14"/>
  </w:num>
  <w:num w:numId="10">
    <w:abstractNumId w:val="7"/>
  </w:num>
  <w:num w:numId="11">
    <w:abstractNumId w:val="10"/>
  </w:num>
  <w:num w:numId="12">
    <w:abstractNumId w:val="2"/>
  </w:num>
  <w:num w:numId="13">
    <w:abstractNumId w:val="3"/>
  </w:num>
  <w:num w:numId="14">
    <w:abstractNumId w:val="17"/>
  </w:num>
  <w:num w:numId="15">
    <w:abstractNumId w:val="20"/>
  </w:num>
  <w:num w:numId="16">
    <w:abstractNumId w:val="1"/>
  </w:num>
  <w:num w:numId="17">
    <w:abstractNumId w:val="16"/>
  </w:num>
  <w:num w:numId="18">
    <w:abstractNumId w:val="21"/>
  </w:num>
  <w:num w:numId="19">
    <w:abstractNumId w:val="18"/>
  </w:num>
  <w:num w:numId="20">
    <w:abstractNumId w:val="6"/>
  </w:num>
  <w:num w:numId="21">
    <w:abstractNumId w:val="22"/>
  </w:num>
  <w:num w:numId="22">
    <w:abstractNumId w:val="8"/>
  </w:num>
  <w:num w:numId="23">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co">
    <w15:presenceInfo w15:providerId="None" w15:userId="pa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BF"/>
    <w:rsid w:val="00013A2B"/>
    <w:rsid w:val="00027382"/>
    <w:rsid w:val="000552A5"/>
    <w:rsid w:val="00060A4A"/>
    <w:rsid w:val="00065C17"/>
    <w:rsid w:val="00072D3F"/>
    <w:rsid w:val="00074148"/>
    <w:rsid w:val="0009497D"/>
    <w:rsid w:val="000A5099"/>
    <w:rsid w:val="000B3D87"/>
    <w:rsid w:val="000C1605"/>
    <w:rsid w:val="000E7ACF"/>
    <w:rsid w:val="000E7DAF"/>
    <w:rsid w:val="000F583D"/>
    <w:rsid w:val="00107B5A"/>
    <w:rsid w:val="00120303"/>
    <w:rsid w:val="00124548"/>
    <w:rsid w:val="00152FD6"/>
    <w:rsid w:val="00163BF1"/>
    <w:rsid w:val="00173AB8"/>
    <w:rsid w:val="001A274D"/>
    <w:rsid w:val="001B07BF"/>
    <w:rsid w:val="001B6F19"/>
    <w:rsid w:val="001D5855"/>
    <w:rsid w:val="001F3870"/>
    <w:rsid w:val="0020319E"/>
    <w:rsid w:val="00207B14"/>
    <w:rsid w:val="00255788"/>
    <w:rsid w:val="002849CE"/>
    <w:rsid w:val="00284D36"/>
    <w:rsid w:val="00297D9E"/>
    <w:rsid w:val="002A0892"/>
    <w:rsid w:val="002B7EC0"/>
    <w:rsid w:val="002D5B29"/>
    <w:rsid w:val="0030786D"/>
    <w:rsid w:val="0033083E"/>
    <w:rsid w:val="00335EB8"/>
    <w:rsid w:val="003364AF"/>
    <w:rsid w:val="00363779"/>
    <w:rsid w:val="003858B2"/>
    <w:rsid w:val="003A5EDC"/>
    <w:rsid w:val="003A5F7A"/>
    <w:rsid w:val="003C42A9"/>
    <w:rsid w:val="003D5F47"/>
    <w:rsid w:val="003D65EC"/>
    <w:rsid w:val="003F6CEA"/>
    <w:rsid w:val="00415575"/>
    <w:rsid w:val="00426B45"/>
    <w:rsid w:val="004321FC"/>
    <w:rsid w:val="0043393F"/>
    <w:rsid w:val="00442ACB"/>
    <w:rsid w:val="00452870"/>
    <w:rsid w:val="0045687D"/>
    <w:rsid w:val="004678B1"/>
    <w:rsid w:val="00482E60"/>
    <w:rsid w:val="004B584E"/>
    <w:rsid w:val="004B79E6"/>
    <w:rsid w:val="004E03C6"/>
    <w:rsid w:val="004E6416"/>
    <w:rsid w:val="004E799F"/>
    <w:rsid w:val="00502DCD"/>
    <w:rsid w:val="00512155"/>
    <w:rsid w:val="00520EFD"/>
    <w:rsid w:val="00536C57"/>
    <w:rsid w:val="005505FE"/>
    <w:rsid w:val="00555E6A"/>
    <w:rsid w:val="00560FED"/>
    <w:rsid w:val="0059126E"/>
    <w:rsid w:val="00593350"/>
    <w:rsid w:val="005A09C5"/>
    <w:rsid w:val="005B5A33"/>
    <w:rsid w:val="005B78A7"/>
    <w:rsid w:val="005D0656"/>
    <w:rsid w:val="005F3894"/>
    <w:rsid w:val="00612FC8"/>
    <w:rsid w:val="006546A8"/>
    <w:rsid w:val="00656F55"/>
    <w:rsid w:val="00665AE5"/>
    <w:rsid w:val="00667313"/>
    <w:rsid w:val="00675B0E"/>
    <w:rsid w:val="006B671C"/>
    <w:rsid w:val="0073611C"/>
    <w:rsid w:val="00744DA3"/>
    <w:rsid w:val="0078062A"/>
    <w:rsid w:val="00782CD2"/>
    <w:rsid w:val="00783BC4"/>
    <w:rsid w:val="007A2A89"/>
    <w:rsid w:val="007A60BA"/>
    <w:rsid w:val="007E3436"/>
    <w:rsid w:val="00806FE4"/>
    <w:rsid w:val="0080753B"/>
    <w:rsid w:val="00820308"/>
    <w:rsid w:val="0083694A"/>
    <w:rsid w:val="008543CC"/>
    <w:rsid w:val="00880C8A"/>
    <w:rsid w:val="008874AC"/>
    <w:rsid w:val="008C4C27"/>
    <w:rsid w:val="00904555"/>
    <w:rsid w:val="00971E91"/>
    <w:rsid w:val="00972680"/>
    <w:rsid w:val="00972A2F"/>
    <w:rsid w:val="0098263F"/>
    <w:rsid w:val="00A27685"/>
    <w:rsid w:val="00A30E3B"/>
    <w:rsid w:val="00A354C1"/>
    <w:rsid w:val="00A8379D"/>
    <w:rsid w:val="00A84C53"/>
    <w:rsid w:val="00A90CBC"/>
    <w:rsid w:val="00AE2D8B"/>
    <w:rsid w:val="00AF34E2"/>
    <w:rsid w:val="00B23255"/>
    <w:rsid w:val="00B50A7B"/>
    <w:rsid w:val="00B55F4D"/>
    <w:rsid w:val="00B605C6"/>
    <w:rsid w:val="00B77698"/>
    <w:rsid w:val="00B8254D"/>
    <w:rsid w:val="00BA1626"/>
    <w:rsid w:val="00BE0556"/>
    <w:rsid w:val="00BF2D7B"/>
    <w:rsid w:val="00C038E2"/>
    <w:rsid w:val="00C063BC"/>
    <w:rsid w:val="00C40111"/>
    <w:rsid w:val="00CA17BD"/>
    <w:rsid w:val="00CC546F"/>
    <w:rsid w:val="00CD5565"/>
    <w:rsid w:val="00D0283C"/>
    <w:rsid w:val="00D22449"/>
    <w:rsid w:val="00D23F07"/>
    <w:rsid w:val="00D26C56"/>
    <w:rsid w:val="00D33E64"/>
    <w:rsid w:val="00D35DDB"/>
    <w:rsid w:val="00D562DA"/>
    <w:rsid w:val="00D70D70"/>
    <w:rsid w:val="00D72BA6"/>
    <w:rsid w:val="00DB3254"/>
    <w:rsid w:val="00DC40A1"/>
    <w:rsid w:val="00DE69CB"/>
    <w:rsid w:val="00DF19DE"/>
    <w:rsid w:val="00E272DB"/>
    <w:rsid w:val="00E34249"/>
    <w:rsid w:val="00E4376A"/>
    <w:rsid w:val="00E5754F"/>
    <w:rsid w:val="00E62485"/>
    <w:rsid w:val="00E72F5F"/>
    <w:rsid w:val="00F00EF2"/>
    <w:rsid w:val="00F2275D"/>
    <w:rsid w:val="00F248D5"/>
    <w:rsid w:val="00F27661"/>
    <w:rsid w:val="00F33CE8"/>
    <w:rsid w:val="00F61CCC"/>
    <w:rsid w:val="00F71911"/>
    <w:rsid w:val="00F92438"/>
    <w:rsid w:val="00F926B7"/>
    <w:rsid w:val="00F95FAE"/>
    <w:rsid w:val="00F9620D"/>
    <w:rsid w:val="00FA7D89"/>
    <w:rsid w:val="00FB1674"/>
    <w:rsid w:val="00FC186E"/>
    <w:rsid w:val="00FC2F08"/>
    <w:rsid w:val="00FD42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7C5CE7-C125-413C-9102-6F894461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B14"/>
    <w:pPr>
      <w:spacing w:after="0" w:line="240" w:lineRule="auto"/>
    </w:pPr>
    <w:rPr>
      <w:rFonts w:ascii="Times New Roman" w:eastAsia="MS Mincho" w:hAnsi="Times New Roman" w:cs="Times New Roman"/>
      <w:sz w:val="24"/>
      <w:szCs w:val="24"/>
      <w:lang w:eastAsia="ja-JP"/>
    </w:rPr>
  </w:style>
  <w:style w:type="paragraph" w:styleId="Ttulo1">
    <w:name w:val="heading 1"/>
    <w:basedOn w:val="Normal"/>
    <w:next w:val="Normal"/>
    <w:link w:val="Ttulo1Car"/>
    <w:uiPriority w:val="9"/>
    <w:qFormat/>
    <w:rsid w:val="00060A4A"/>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013A2B"/>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semiHidden/>
    <w:unhideWhenUsed/>
    <w:qFormat/>
    <w:rsid w:val="003D65EC"/>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3D5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D5F47"/>
    <w:rPr>
      <w:rFonts w:ascii="Courier New" w:eastAsia="Times New Roman" w:hAnsi="Courier New" w:cs="Courier New"/>
      <w:sz w:val="20"/>
      <w:szCs w:val="20"/>
    </w:rPr>
  </w:style>
  <w:style w:type="character" w:styleId="Hipervnculo">
    <w:name w:val="Hyperlink"/>
    <w:basedOn w:val="Fuentedeprrafopredeter"/>
    <w:uiPriority w:val="99"/>
    <w:unhideWhenUsed/>
    <w:rsid w:val="003F6CEA"/>
    <w:rPr>
      <w:color w:val="0563C1" w:themeColor="hyperlink"/>
      <w:u w:val="single"/>
    </w:rPr>
  </w:style>
  <w:style w:type="paragraph" w:styleId="Textodeglobo">
    <w:name w:val="Balloon Text"/>
    <w:basedOn w:val="Normal"/>
    <w:link w:val="TextodegloboCar"/>
    <w:uiPriority w:val="99"/>
    <w:semiHidden/>
    <w:unhideWhenUsed/>
    <w:rsid w:val="00555E6A"/>
    <w:rPr>
      <w:rFonts w:ascii="Tahoma" w:hAnsi="Tahoma" w:cs="Tahoma"/>
      <w:sz w:val="16"/>
      <w:szCs w:val="16"/>
    </w:rPr>
  </w:style>
  <w:style w:type="character" w:customStyle="1" w:styleId="TextodegloboCar">
    <w:name w:val="Texto de globo Car"/>
    <w:basedOn w:val="Fuentedeprrafopredeter"/>
    <w:link w:val="Textodeglobo"/>
    <w:uiPriority w:val="99"/>
    <w:semiHidden/>
    <w:rsid w:val="00555E6A"/>
    <w:rPr>
      <w:rFonts w:ascii="Tahoma" w:hAnsi="Tahoma" w:cs="Tahoma"/>
      <w:sz w:val="16"/>
      <w:szCs w:val="16"/>
    </w:rPr>
  </w:style>
  <w:style w:type="paragraph" w:styleId="Encabezado">
    <w:name w:val="header"/>
    <w:basedOn w:val="Normal"/>
    <w:link w:val="EncabezadoCar"/>
    <w:uiPriority w:val="99"/>
    <w:unhideWhenUsed/>
    <w:rsid w:val="00013A2B"/>
    <w:pPr>
      <w:tabs>
        <w:tab w:val="center" w:pos="4252"/>
        <w:tab w:val="right" w:pos="8504"/>
      </w:tabs>
    </w:pPr>
  </w:style>
  <w:style w:type="character" w:customStyle="1" w:styleId="EncabezadoCar">
    <w:name w:val="Encabezado Car"/>
    <w:basedOn w:val="Fuentedeprrafopredeter"/>
    <w:link w:val="Encabezado"/>
    <w:uiPriority w:val="99"/>
    <w:rsid w:val="00013A2B"/>
  </w:style>
  <w:style w:type="paragraph" w:styleId="Piedepgina">
    <w:name w:val="footer"/>
    <w:basedOn w:val="Normal"/>
    <w:link w:val="PiedepginaCar"/>
    <w:uiPriority w:val="99"/>
    <w:unhideWhenUsed/>
    <w:rsid w:val="00013A2B"/>
    <w:pPr>
      <w:tabs>
        <w:tab w:val="center" w:pos="4252"/>
        <w:tab w:val="right" w:pos="8504"/>
      </w:tabs>
    </w:pPr>
  </w:style>
  <w:style w:type="character" w:customStyle="1" w:styleId="PiedepginaCar">
    <w:name w:val="Pie de página Car"/>
    <w:basedOn w:val="Fuentedeprrafopredeter"/>
    <w:link w:val="Piedepgina"/>
    <w:uiPriority w:val="99"/>
    <w:rsid w:val="00013A2B"/>
  </w:style>
  <w:style w:type="character" w:customStyle="1" w:styleId="Ttulo2Car">
    <w:name w:val="Título 2 Car"/>
    <w:basedOn w:val="Fuentedeprrafopredeter"/>
    <w:link w:val="Ttulo2"/>
    <w:uiPriority w:val="9"/>
    <w:rsid w:val="00013A2B"/>
    <w:rPr>
      <w:rFonts w:asciiTheme="majorHAnsi" w:eastAsiaTheme="majorEastAsia" w:hAnsiTheme="majorHAnsi" w:cstheme="majorBidi"/>
      <w:color w:val="2E74B5" w:themeColor="accent1" w:themeShade="BF"/>
      <w:sz w:val="26"/>
      <w:szCs w:val="26"/>
      <w:lang w:eastAsia="en-US"/>
    </w:rPr>
  </w:style>
  <w:style w:type="character" w:customStyle="1" w:styleId="Ttulo1Car">
    <w:name w:val="Título 1 Car"/>
    <w:basedOn w:val="Fuentedeprrafopredeter"/>
    <w:link w:val="Ttulo1"/>
    <w:uiPriority w:val="9"/>
    <w:rsid w:val="00060A4A"/>
    <w:rPr>
      <w:rFonts w:asciiTheme="majorHAnsi" w:eastAsiaTheme="majorEastAsia" w:hAnsiTheme="majorHAnsi" w:cstheme="majorBidi"/>
      <w:b/>
      <w:bCs/>
      <w:color w:val="2E74B5" w:themeColor="accent1" w:themeShade="BF"/>
      <w:sz w:val="28"/>
      <w:szCs w:val="28"/>
    </w:rPr>
  </w:style>
  <w:style w:type="paragraph" w:styleId="TDC1">
    <w:name w:val="toc 1"/>
    <w:basedOn w:val="Normal"/>
    <w:next w:val="Normal"/>
    <w:autoRedefine/>
    <w:uiPriority w:val="39"/>
    <w:unhideWhenUsed/>
    <w:rsid w:val="00971E91"/>
    <w:pPr>
      <w:tabs>
        <w:tab w:val="right" w:leader="dot" w:pos="8494"/>
      </w:tabs>
      <w:spacing w:after="100"/>
    </w:pPr>
    <w:rPr>
      <w:color w:val="5B9BD5" w:themeColor="accent1"/>
      <w:sz w:val="28"/>
      <w:szCs w:val="28"/>
      <w:lang w:val="en-US"/>
    </w:rPr>
  </w:style>
  <w:style w:type="paragraph" w:styleId="TDC2">
    <w:name w:val="toc 2"/>
    <w:basedOn w:val="Normal"/>
    <w:next w:val="Normal"/>
    <w:autoRedefine/>
    <w:uiPriority w:val="39"/>
    <w:unhideWhenUsed/>
    <w:rsid w:val="00971E91"/>
    <w:pPr>
      <w:spacing w:after="100"/>
      <w:ind w:left="220"/>
    </w:pPr>
  </w:style>
  <w:style w:type="paragraph" w:styleId="Prrafodelista">
    <w:name w:val="List Paragraph"/>
    <w:basedOn w:val="Normal"/>
    <w:uiPriority w:val="34"/>
    <w:qFormat/>
    <w:rsid w:val="002A0892"/>
    <w:pPr>
      <w:ind w:left="720"/>
      <w:contextualSpacing/>
    </w:pPr>
  </w:style>
  <w:style w:type="paragraph" w:styleId="Descripcin">
    <w:name w:val="caption"/>
    <w:basedOn w:val="Normal"/>
    <w:next w:val="Normal"/>
    <w:uiPriority w:val="35"/>
    <w:unhideWhenUsed/>
    <w:qFormat/>
    <w:rsid w:val="00C063BC"/>
    <w:pPr>
      <w:spacing w:after="200"/>
    </w:pPr>
    <w:rPr>
      <w:i/>
      <w:iCs/>
      <w:color w:val="44546A" w:themeColor="text2"/>
      <w:sz w:val="18"/>
      <w:szCs w:val="18"/>
    </w:rPr>
  </w:style>
  <w:style w:type="character" w:customStyle="1" w:styleId="shorttext">
    <w:name w:val="short_text"/>
    <w:basedOn w:val="Fuentedeprrafopredeter"/>
    <w:rsid w:val="00560FED"/>
  </w:style>
  <w:style w:type="character" w:customStyle="1" w:styleId="hps">
    <w:name w:val="hps"/>
    <w:basedOn w:val="Fuentedeprrafopredeter"/>
    <w:rsid w:val="00560FED"/>
  </w:style>
  <w:style w:type="paragraph" w:styleId="Tabladeilustraciones">
    <w:name w:val="table of figures"/>
    <w:basedOn w:val="Normal"/>
    <w:next w:val="Normal"/>
    <w:uiPriority w:val="99"/>
    <w:unhideWhenUsed/>
    <w:rsid w:val="00B55F4D"/>
  </w:style>
  <w:style w:type="paragraph" w:styleId="Textoindependiente">
    <w:name w:val="Body Text"/>
    <w:aliases w:val=" Car,Texto independiente Car1,Texto independiente Car1 Car Car,Texto independiente Car1 Car,Car"/>
    <w:basedOn w:val="Normal"/>
    <w:link w:val="TextoindependienteCar"/>
    <w:rsid w:val="007A60BA"/>
    <w:pPr>
      <w:spacing w:after="120"/>
    </w:pPr>
  </w:style>
  <w:style w:type="character" w:customStyle="1" w:styleId="TextoindependienteCar">
    <w:name w:val="Texto independiente Car"/>
    <w:aliases w:val=" Car Car,Texto independiente Car1 Car1,Texto independiente Car1 Car Car Car,Texto independiente Car1 Car Car1,Car Car"/>
    <w:basedOn w:val="Fuentedeprrafopredeter"/>
    <w:link w:val="Textoindependiente"/>
    <w:rsid w:val="007A60BA"/>
    <w:rPr>
      <w:rFonts w:ascii="Times New Roman" w:eastAsia="MS Mincho" w:hAnsi="Times New Roman" w:cs="Times New Roman"/>
      <w:sz w:val="24"/>
      <w:szCs w:val="24"/>
      <w:lang w:eastAsia="ja-JP"/>
    </w:rPr>
  </w:style>
  <w:style w:type="character" w:customStyle="1" w:styleId="Ttulo3Car">
    <w:name w:val="Título 3 Car"/>
    <w:basedOn w:val="Fuentedeprrafopredeter"/>
    <w:link w:val="Ttulo3"/>
    <w:uiPriority w:val="9"/>
    <w:semiHidden/>
    <w:rsid w:val="003D65EC"/>
    <w:rPr>
      <w:rFonts w:asciiTheme="majorHAnsi" w:eastAsiaTheme="majorEastAsia" w:hAnsiTheme="majorHAnsi" w:cstheme="majorBidi"/>
      <w:color w:val="1F4D78" w:themeColor="accent1" w:themeShade="7F"/>
      <w:sz w:val="24"/>
      <w:szCs w:val="24"/>
    </w:rPr>
  </w:style>
  <w:style w:type="paragraph" w:customStyle="1" w:styleId="EpgrafeTabla">
    <w:name w:val="Epígrafe Tabla"/>
    <w:basedOn w:val="Descripcin"/>
    <w:next w:val="Textoindependiente2"/>
    <w:rsid w:val="003D65EC"/>
    <w:pPr>
      <w:keepNext/>
      <w:spacing w:before="360" w:after="120"/>
      <w:jc w:val="center"/>
    </w:pPr>
    <w:rPr>
      <w:rFonts w:eastAsia="Times New Roman"/>
      <w:iCs w:val="0"/>
      <w:color w:val="auto"/>
      <w:szCs w:val="20"/>
      <w:lang w:val="es-ES_tradnl"/>
    </w:rPr>
  </w:style>
  <w:style w:type="paragraph" w:styleId="Textoindependiente2">
    <w:name w:val="Body Text 2"/>
    <w:basedOn w:val="Normal"/>
    <w:link w:val="Textoindependiente2Car"/>
    <w:uiPriority w:val="99"/>
    <w:semiHidden/>
    <w:unhideWhenUsed/>
    <w:rsid w:val="003D65EC"/>
    <w:pPr>
      <w:spacing w:after="120" w:line="480" w:lineRule="auto"/>
    </w:pPr>
  </w:style>
  <w:style w:type="character" w:customStyle="1" w:styleId="Textoindependiente2Car">
    <w:name w:val="Texto independiente 2 Car"/>
    <w:basedOn w:val="Fuentedeprrafopredeter"/>
    <w:link w:val="Textoindependiente2"/>
    <w:uiPriority w:val="99"/>
    <w:semiHidden/>
    <w:rsid w:val="003D6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15796">
      <w:bodyDiv w:val="1"/>
      <w:marLeft w:val="0"/>
      <w:marRight w:val="0"/>
      <w:marTop w:val="0"/>
      <w:marBottom w:val="0"/>
      <w:divBdr>
        <w:top w:val="none" w:sz="0" w:space="0" w:color="auto"/>
        <w:left w:val="none" w:sz="0" w:space="0" w:color="auto"/>
        <w:bottom w:val="none" w:sz="0" w:space="0" w:color="auto"/>
        <w:right w:val="none" w:sz="0" w:space="0" w:color="auto"/>
      </w:divBdr>
      <w:divsChild>
        <w:div w:id="1931502015">
          <w:marLeft w:val="0"/>
          <w:marRight w:val="0"/>
          <w:marTop w:val="0"/>
          <w:marBottom w:val="0"/>
          <w:divBdr>
            <w:top w:val="none" w:sz="0" w:space="0" w:color="auto"/>
            <w:left w:val="none" w:sz="0" w:space="0" w:color="auto"/>
            <w:bottom w:val="none" w:sz="0" w:space="0" w:color="auto"/>
            <w:right w:val="none" w:sz="0" w:space="0" w:color="auto"/>
          </w:divBdr>
          <w:divsChild>
            <w:div w:id="691683936">
              <w:marLeft w:val="0"/>
              <w:marRight w:val="0"/>
              <w:marTop w:val="0"/>
              <w:marBottom w:val="0"/>
              <w:divBdr>
                <w:top w:val="none" w:sz="0" w:space="0" w:color="auto"/>
                <w:left w:val="none" w:sz="0" w:space="0" w:color="auto"/>
                <w:bottom w:val="none" w:sz="0" w:space="0" w:color="auto"/>
                <w:right w:val="none" w:sz="0" w:space="0" w:color="auto"/>
              </w:divBdr>
              <w:divsChild>
                <w:div w:id="2929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448940">
      <w:bodyDiv w:val="1"/>
      <w:marLeft w:val="0"/>
      <w:marRight w:val="0"/>
      <w:marTop w:val="0"/>
      <w:marBottom w:val="0"/>
      <w:divBdr>
        <w:top w:val="none" w:sz="0" w:space="0" w:color="auto"/>
        <w:left w:val="none" w:sz="0" w:space="0" w:color="auto"/>
        <w:bottom w:val="none" w:sz="0" w:space="0" w:color="auto"/>
        <w:right w:val="none" w:sz="0" w:space="0" w:color="auto"/>
      </w:divBdr>
      <w:divsChild>
        <w:div w:id="492448444">
          <w:marLeft w:val="0"/>
          <w:marRight w:val="0"/>
          <w:marTop w:val="0"/>
          <w:marBottom w:val="0"/>
          <w:divBdr>
            <w:top w:val="none" w:sz="0" w:space="0" w:color="auto"/>
            <w:left w:val="none" w:sz="0" w:space="0" w:color="auto"/>
            <w:bottom w:val="none" w:sz="0" w:space="0" w:color="auto"/>
            <w:right w:val="none" w:sz="0" w:space="0" w:color="auto"/>
          </w:divBdr>
          <w:divsChild>
            <w:div w:id="781414061">
              <w:marLeft w:val="0"/>
              <w:marRight w:val="0"/>
              <w:marTop w:val="0"/>
              <w:marBottom w:val="0"/>
              <w:divBdr>
                <w:top w:val="none" w:sz="0" w:space="0" w:color="auto"/>
                <w:left w:val="none" w:sz="0" w:space="0" w:color="auto"/>
                <w:bottom w:val="none" w:sz="0" w:space="0" w:color="auto"/>
                <w:right w:val="none" w:sz="0" w:space="0" w:color="auto"/>
              </w:divBdr>
              <w:divsChild>
                <w:div w:id="2723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10706">
      <w:bodyDiv w:val="1"/>
      <w:marLeft w:val="0"/>
      <w:marRight w:val="0"/>
      <w:marTop w:val="0"/>
      <w:marBottom w:val="0"/>
      <w:divBdr>
        <w:top w:val="none" w:sz="0" w:space="0" w:color="auto"/>
        <w:left w:val="none" w:sz="0" w:space="0" w:color="auto"/>
        <w:bottom w:val="none" w:sz="0" w:space="0" w:color="auto"/>
        <w:right w:val="none" w:sz="0" w:space="0" w:color="auto"/>
      </w:divBdr>
      <w:divsChild>
        <w:div w:id="586114196">
          <w:marLeft w:val="0"/>
          <w:marRight w:val="0"/>
          <w:marTop w:val="0"/>
          <w:marBottom w:val="0"/>
          <w:divBdr>
            <w:top w:val="none" w:sz="0" w:space="0" w:color="auto"/>
            <w:left w:val="none" w:sz="0" w:space="0" w:color="auto"/>
            <w:bottom w:val="none" w:sz="0" w:space="0" w:color="auto"/>
            <w:right w:val="none" w:sz="0" w:space="0" w:color="auto"/>
          </w:divBdr>
          <w:divsChild>
            <w:div w:id="136457887">
              <w:marLeft w:val="0"/>
              <w:marRight w:val="0"/>
              <w:marTop w:val="0"/>
              <w:marBottom w:val="0"/>
              <w:divBdr>
                <w:top w:val="none" w:sz="0" w:space="0" w:color="auto"/>
                <w:left w:val="none" w:sz="0" w:space="0" w:color="auto"/>
                <w:bottom w:val="none" w:sz="0" w:space="0" w:color="auto"/>
                <w:right w:val="none" w:sz="0" w:space="0" w:color="auto"/>
              </w:divBdr>
              <w:divsChild>
                <w:div w:id="12695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5966">
      <w:bodyDiv w:val="1"/>
      <w:marLeft w:val="0"/>
      <w:marRight w:val="0"/>
      <w:marTop w:val="0"/>
      <w:marBottom w:val="0"/>
      <w:divBdr>
        <w:top w:val="none" w:sz="0" w:space="0" w:color="auto"/>
        <w:left w:val="none" w:sz="0" w:space="0" w:color="auto"/>
        <w:bottom w:val="none" w:sz="0" w:space="0" w:color="auto"/>
        <w:right w:val="none" w:sz="0" w:space="0" w:color="auto"/>
      </w:divBdr>
      <w:divsChild>
        <w:div w:id="1227257852">
          <w:marLeft w:val="0"/>
          <w:marRight w:val="0"/>
          <w:marTop w:val="0"/>
          <w:marBottom w:val="0"/>
          <w:divBdr>
            <w:top w:val="none" w:sz="0" w:space="0" w:color="auto"/>
            <w:left w:val="none" w:sz="0" w:space="0" w:color="auto"/>
            <w:bottom w:val="none" w:sz="0" w:space="0" w:color="auto"/>
            <w:right w:val="none" w:sz="0" w:space="0" w:color="auto"/>
          </w:divBdr>
          <w:divsChild>
            <w:div w:id="208537357">
              <w:marLeft w:val="0"/>
              <w:marRight w:val="0"/>
              <w:marTop w:val="0"/>
              <w:marBottom w:val="0"/>
              <w:divBdr>
                <w:top w:val="none" w:sz="0" w:space="0" w:color="auto"/>
                <w:left w:val="none" w:sz="0" w:space="0" w:color="auto"/>
                <w:bottom w:val="none" w:sz="0" w:space="0" w:color="auto"/>
                <w:right w:val="none" w:sz="0" w:space="0" w:color="auto"/>
              </w:divBdr>
            </w:div>
            <w:div w:id="334575255">
              <w:marLeft w:val="0"/>
              <w:marRight w:val="0"/>
              <w:marTop w:val="0"/>
              <w:marBottom w:val="0"/>
              <w:divBdr>
                <w:top w:val="none" w:sz="0" w:space="0" w:color="auto"/>
                <w:left w:val="none" w:sz="0" w:space="0" w:color="auto"/>
                <w:bottom w:val="none" w:sz="0" w:space="0" w:color="auto"/>
                <w:right w:val="none" w:sz="0" w:space="0" w:color="auto"/>
              </w:divBdr>
            </w:div>
            <w:div w:id="1434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9299">
      <w:bodyDiv w:val="1"/>
      <w:marLeft w:val="0"/>
      <w:marRight w:val="0"/>
      <w:marTop w:val="0"/>
      <w:marBottom w:val="0"/>
      <w:divBdr>
        <w:top w:val="none" w:sz="0" w:space="0" w:color="auto"/>
        <w:left w:val="none" w:sz="0" w:space="0" w:color="auto"/>
        <w:bottom w:val="none" w:sz="0" w:space="0" w:color="auto"/>
        <w:right w:val="none" w:sz="0" w:space="0" w:color="auto"/>
      </w:divBdr>
      <w:divsChild>
        <w:div w:id="591204685">
          <w:marLeft w:val="0"/>
          <w:marRight w:val="0"/>
          <w:marTop w:val="0"/>
          <w:marBottom w:val="0"/>
          <w:divBdr>
            <w:top w:val="none" w:sz="0" w:space="0" w:color="auto"/>
            <w:left w:val="none" w:sz="0" w:space="0" w:color="auto"/>
            <w:bottom w:val="none" w:sz="0" w:space="0" w:color="auto"/>
            <w:right w:val="none" w:sz="0" w:space="0" w:color="auto"/>
          </w:divBdr>
          <w:divsChild>
            <w:div w:id="687952746">
              <w:marLeft w:val="0"/>
              <w:marRight w:val="0"/>
              <w:marTop w:val="0"/>
              <w:marBottom w:val="0"/>
              <w:divBdr>
                <w:top w:val="none" w:sz="0" w:space="0" w:color="auto"/>
                <w:left w:val="none" w:sz="0" w:space="0" w:color="auto"/>
                <w:bottom w:val="none" w:sz="0" w:space="0" w:color="auto"/>
                <w:right w:val="none" w:sz="0" w:space="0" w:color="auto"/>
              </w:divBdr>
              <w:divsChild>
                <w:div w:id="285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322727">
      <w:bodyDiv w:val="1"/>
      <w:marLeft w:val="0"/>
      <w:marRight w:val="0"/>
      <w:marTop w:val="0"/>
      <w:marBottom w:val="0"/>
      <w:divBdr>
        <w:top w:val="none" w:sz="0" w:space="0" w:color="auto"/>
        <w:left w:val="none" w:sz="0" w:space="0" w:color="auto"/>
        <w:bottom w:val="none" w:sz="0" w:space="0" w:color="auto"/>
        <w:right w:val="none" w:sz="0" w:space="0" w:color="auto"/>
      </w:divBdr>
      <w:divsChild>
        <w:div w:id="537665984">
          <w:marLeft w:val="0"/>
          <w:marRight w:val="0"/>
          <w:marTop w:val="0"/>
          <w:marBottom w:val="0"/>
          <w:divBdr>
            <w:top w:val="none" w:sz="0" w:space="0" w:color="auto"/>
            <w:left w:val="none" w:sz="0" w:space="0" w:color="auto"/>
            <w:bottom w:val="none" w:sz="0" w:space="0" w:color="auto"/>
            <w:right w:val="none" w:sz="0" w:space="0" w:color="auto"/>
          </w:divBdr>
          <w:divsChild>
            <w:div w:id="813982831">
              <w:marLeft w:val="0"/>
              <w:marRight w:val="0"/>
              <w:marTop w:val="0"/>
              <w:marBottom w:val="0"/>
              <w:divBdr>
                <w:top w:val="none" w:sz="0" w:space="0" w:color="auto"/>
                <w:left w:val="none" w:sz="0" w:space="0" w:color="auto"/>
                <w:bottom w:val="none" w:sz="0" w:space="0" w:color="auto"/>
                <w:right w:val="none" w:sz="0" w:space="0" w:color="auto"/>
              </w:divBdr>
              <w:divsChild>
                <w:div w:id="15242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78023">
      <w:bodyDiv w:val="1"/>
      <w:marLeft w:val="0"/>
      <w:marRight w:val="0"/>
      <w:marTop w:val="0"/>
      <w:marBottom w:val="0"/>
      <w:divBdr>
        <w:top w:val="none" w:sz="0" w:space="0" w:color="auto"/>
        <w:left w:val="none" w:sz="0" w:space="0" w:color="auto"/>
        <w:bottom w:val="none" w:sz="0" w:space="0" w:color="auto"/>
        <w:right w:val="none" w:sz="0" w:space="0" w:color="auto"/>
      </w:divBdr>
      <w:divsChild>
        <w:div w:id="1444377053">
          <w:marLeft w:val="0"/>
          <w:marRight w:val="0"/>
          <w:marTop w:val="0"/>
          <w:marBottom w:val="0"/>
          <w:divBdr>
            <w:top w:val="none" w:sz="0" w:space="0" w:color="auto"/>
            <w:left w:val="none" w:sz="0" w:space="0" w:color="auto"/>
            <w:bottom w:val="none" w:sz="0" w:space="0" w:color="auto"/>
            <w:right w:val="none" w:sz="0" w:space="0" w:color="auto"/>
          </w:divBdr>
          <w:divsChild>
            <w:div w:id="644894301">
              <w:marLeft w:val="0"/>
              <w:marRight w:val="0"/>
              <w:marTop w:val="0"/>
              <w:marBottom w:val="0"/>
              <w:divBdr>
                <w:top w:val="none" w:sz="0" w:space="0" w:color="auto"/>
                <w:left w:val="none" w:sz="0" w:space="0" w:color="auto"/>
                <w:bottom w:val="none" w:sz="0" w:space="0" w:color="auto"/>
                <w:right w:val="none" w:sz="0" w:space="0" w:color="auto"/>
              </w:divBdr>
              <w:divsChild>
                <w:div w:id="14164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5142">
      <w:bodyDiv w:val="1"/>
      <w:marLeft w:val="0"/>
      <w:marRight w:val="0"/>
      <w:marTop w:val="0"/>
      <w:marBottom w:val="0"/>
      <w:divBdr>
        <w:top w:val="none" w:sz="0" w:space="0" w:color="auto"/>
        <w:left w:val="none" w:sz="0" w:space="0" w:color="auto"/>
        <w:bottom w:val="none" w:sz="0" w:space="0" w:color="auto"/>
        <w:right w:val="none" w:sz="0" w:space="0" w:color="auto"/>
      </w:divBdr>
      <w:divsChild>
        <w:div w:id="888883463">
          <w:marLeft w:val="0"/>
          <w:marRight w:val="0"/>
          <w:marTop w:val="0"/>
          <w:marBottom w:val="0"/>
          <w:divBdr>
            <w:top w:val="none" w:sz="0" w:space="0" w:color="auto"/>
            <w:left w:val="none" w:sz="0" w:space="0" w:color="auto"/>
            <w:bottom w:val="none" w:sz="0" w:space="0" w:color="auto"/>
            <w:right w:val="none" w:sz="0" w:space="0" w:color="auto"/>
          </w:divBdr>
          <w:divsChild>
            <w:div w:id="1240097073">
              <w:marLeft w:val="0"/>
              <w:marRight w:val="0"/>
              <w:marTop w:val="0"/>
              <w:marBottom w:val="0"/>
              <w:divBdr>
                <w:top w:val="none" w:sz="0" w:space="0" w:color="auto"/>
                <w:left w:val="none" w:sz="0" w:space="0" w:color="auto"/>
                <w:bottom w:val="none" w:sz="0" w:space="0" w:color="auto"/>
                <w:right w:val="none" w:sz="0" w:space="0" w:color="auto"/>
              </w:divBdr>
            </w:div>
          </w:divsChild>
        </w:div>
        <w:div w:id="1063913468">
          <w:marLeft w:val="0"/>
          <w:marRight w:val="0"/>
          <w:marTop w:val="0"/>
          <w:marBottom w:val="0"/>
          <w:divBdr>
            <w:top w:val="none" w:sz="0" w:space="0" w:color="auto"/>
            <w:left w:val="none" w:sz="0" w:space="0" w:color="auto"/>
            <w:bottom w:val="none" w:sz="0" w:space="0" w:color="auto"/>
            <w:right w:val="none" w:sz="0" w:space="0" w:color="auto"/>
          </w:divBdr>
        </w:div>
      </w:divsChild>
    </w:div>
    <w:div w:id="1817525997">
      <w:bodyDiv w:val="1"/>
      <w:marLeft w:val="0"/>
      <w:marRight w:val="0"/>
      <w:marTop w:val="0"/>
      <w:marBottom w:val="0"/>
      <w:divBdr>
        <w:top w:val="none" w:sz="0" w:space="0" w:color="auto"/>
        <w:left w:val="none" w:sz="0" w:space="0" w:color="auto"/>
        <w:bottom w:val="none" w:sz="0" w:space="0" w:color="auto"/>
        <w:right w:val="none" w:sz="0" w:space="0" w:color="auto"/>
      </w:divBdr>
      <w:divsChild>
        <w:div w:id="2105298262">
          <w:marLeft w:val="0"/>
          <w:marRight w:val="0"/>
          <w:marTop w:val="0"/>
          <w:marBottom w:val="0"/>
          <w:divBdr>
            <w:top w:val="none" w:sz="0" w:space="0" w:color="auto"/>
            <w:left w:val="none" w:sz="0" w:space="0" w:color="auto"/>
            <w:bottom w:val="none" w:sz="0" w:space="0" w:color="auto"/>
            <w:right w:val="none" w:sz="0" w:space="0" w:color="auto"/>
          </w:divBdr>
          <w:divsChild>
            <w:div w:id="872961954">
              <w:marLeft w:val="0"/>
              <w:marRight w:val="0"/>
              <w:marTop w:val="0"/>
              <w:marBottom w:val="0"/>
              <w:divBdr>
                <w:top w:val="none" w:sz="0" w:space="0" w:color="auto"/>
                <w:left w:val="none" w:sz="0" w:space="0" w:color="auto"/>
                <w:bottom w:val="none" w:sz="0" w:space="0" w:color="auto"/>
                <w:right w:val="none" w:sz="0" w:space="0" w:color="auto"/>
              </w:divBdr>
              <w:divsChild>
                <w:div w:id="8010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s.aliexpress.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hyperlink" Target="http://i-boblid.host56.com/DESCARGAS/"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LeonorMalaga/i-Bobli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hyperlink" Target="http://i-boblid.host56.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02FAD1F-C921-41B9-991F-345950144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13</Pages>
  <Words>1399</Words>
  <Characters>7695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paco</dc:creator>
  <cp:lastModifiedBy>paco</cp:lastModifiedBy>
  <cp:revision>5</cp:revision>
  <cp:lastPrinted>2015-09-11T14:14:00Z</cp:lastPrinted>
  <dcterms:created xsi:type="dcterms:W3CDTF">2015-09-11T14:29:00Z</dcterms:created>
  <dcterms:modified xsi:type="dcterms:W3CDTF">2015-09-18T09:26:00Z</dcterms:modified>
</cp:coreProperties>
</file>